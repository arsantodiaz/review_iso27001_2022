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2C3E50"/>
          <w:sz w:val="28"/>
          <w:szCs w:val="28"/>
        </w:rPr>
        <w:t xml:space="preserve">PT EQUITY LIFE INDONESIA</w:t>
      </w:r>
    </w:p>
    <w:p>
      <w:pPr>
        <w:spacing w:after="80"/>
        <w:jc w:val="center"/>
      </w:pPr>
      <w:r>
        <w:rPr>
          <w:rFonts w:ascii="Arial" w:cs="Arial" w:eastAsia="Arial" w:hAnsi="Arial"/>
          <w:color w:val="2C3E50"/>
          <w:sz w:val="24"/>
          <w:szCs w:val="24"/>
        </w:rPr>
        <w:t xml:space="preserve">KEBIJAKAN TEKNOLOGI INFORMASI</w:t>
      </w:r>
    </w:p>
    <w:p>
      <w:pPr>
        <w:pBdr>
          <w:bottom w:val="single" w:color="E8A020" w:sz="8" w:space="1"/>
        </w:pBdr>
      </w:pPr>
      <w:r>
        <w:t xml:space="preserve"/>
      </w:r>
    </w:p>
    <w:p>
      <w:pPr>
        <w:spacing w:after="80"/>
      </w:pPr>
      <w:r>
        <w:t xml:space="preserve"/>
      </w:r>
    </w:p>
    <w:p>
      <w:pPr>
        <w:spacing w:after="200"/>
        <w:jc w:val="center"/>
      </w:pPr>
      <w:r>
        <w:rPr>
          <w:rFonts w:ascii="Arial" w:cs="Arial" w:eastAsia="Arial" w:hAnsi="Arial"/>
          <w:b/>
          <w:bCs/>
          <w:color w:val="1B3A6B"/>
          <w:sz w:val="52"/>
          <w:szCs w:val="52"/>
        </w:rPr>
        <w:t xml:space="preserve">KEBIJAKAN RELEASE MANAGEMENT
TEKNOLOGI INFORMASI</w:t>
      </w:r>
    </w:p>
    <w:p>
      <w:pPr>
        <w:spacing w:after="400"/>
        <w:jc w:val="center"/>
      </w:pPr>
      <w:r>
        <w:rPr>
          <w:rFonts w:ascii="Arial" w:cs="Arial" w:eastAsia="Arial" w:hAnsi="Arial"/>
          <w:color w:val="666666"/>
          <w:sz w:val="24"/>
          <w:szCs w:val="24"/>
        </w:rPr>
        <w:t xml:space="preserve">ELI-POL-ITS-003  |  Versi 1.0  |  10 Maret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Nomor Dokumen</w:t>
            </w:r>
          </w:p>
        </w:tc>
        <w:tc>
          <w:tcPr>
            <w:tcW w:type="dxa" w:w="6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ELI-POL-ITS-003</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Judul</w:t>
            </w:r>
          </w:p>
        </w:tc>
        <w:tc>
          <w:tcPr>
            <w:tcW w:type="dxa" w:w="6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Kebijakan Release Management Teknologi Informasi</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Versi</w:t>
            </w:r>
          </w:p>
        </w:tc>
        <w:tc>
          <w:tcPr>
            <w:tcW w:type="dxa" w:w="6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Tanggal Berlaku</w:t>
            </w:r>
          </w:p>
        </w:tc>
        <w:tc>
          <w:tcPr>
            <w:tcW w:type="dxa" w:w="6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10 Maret 2026</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Klasifikasi</w:t>
            </w:r>
          </w:p>
        </w:tc>
        <w:tc>
          <w:tcPr>
            <w:tcW w:type="dxa" w:w="6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C0392B"/>
                <w:sz w:val="20"/>
                <w:szCs w:val="20"/>
              </w:rPr>
              <w:t xml:space="preserve">CONFIDENTIAL — Internal Use Only</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Owner Dokumen</w:t>
            </w:r>
          </w:p>
        </w:tc>
        <w:tc>
          <w:tcPr>
            <w:tcW w:type="dxa" w:w="6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Head of IT Operations &amp; Infrastructure</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Approver</w:t>
            </w:r>
          </w:p>
        </w:tc>
        <w:tc>
          <w:tcPr>
            <w:tcW w:type="dxa" w:w="6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Head of IT / CTO</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Referensi</w:t>
            </w:r>
          </w:p>
        </w:tc>
        <w:tc>
          <w:tcPr>
            <w:tcW w:type="dxa" w:w="6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ISO/IEC 27001:2022 Annex A.8.32; ISO/IEC 27002:2022; POJK No.11/2022; ITIL 4 Change Enablement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000"/>
        <w:gridCol w:w="3360"/>
        <w:gridCol w:w="1500"/>
      </w:tblGrid>
      <w:tr>
        <w:trPr>
          <w:tblHeader/>
        </w:trPr>
        <w:tc>
          <w:tcPr>
            <w:tcW w:type="dxa" w:w="10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Versi</w:t>
            </w:r>
          </w:p>
        </w:tc>
        <w:tc>
          <w:tcPr>
            <w:tcW w:type="dxa" w:w="1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Tanggal</w:t>
            </w:r>
          </w:p>
        </w:tc>
        <w:tc>
          <w:tcPr>
            <w:tcW w:type="dxa" w:w="20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Penulis</w:t>
            </w:r>
          </w:p>
        </w:tc>
        <w:tc>
          <w:tcPr>
            <w:tcW w:type="dxa" w:w="336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Deskripsi Perubahan</w:t>
            </w:r>
          </w:p>
        </w:tc>
        <w:tc>
          <w:tcPr>
            <w:tcW w:type="dxa" w:w="1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10 Mar 2026</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IT Security &amp; Compliance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Dokumen baru — release pertama</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bCs/>
                <w:color w:val="1E8449"/>
                <w:sz w:val="20"/>
                <w:szCs w:val="20"/>
              </w:rPr>
              <w:t xml:space="preserve">FINAL</w:t>
            </w:r>
          </w:p>
        </w:tc>
      </w:tr>
    </w:tbl>
    <w:p>
      <w:r>
        <w:br w:type="page"/>
      </w:r>
    </w:p>
    <w:p>
      <w:pPr>
        <w:pStyle w:val="Heading1"/>
      </w:pPr>
      <w:r>
        <w:rPr>
          <w:rFonts w:ascii="Arial" w:cs="Arial" w:eastAsia="Arial" w:hAnsi="Arial"/>
          <w:b/>
          <w:bCs/>
          <w:color w:val="1B3A6B"/>
          <w:sz w:val="36"/>
          <w:szCs w:val="36"/>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b/>
          <w:bCs/>
          <w:color w:val="1B3A6B"/>
          <w:sz w:val="36"/>
          <w:szCs w:val="36"/>
        </w:rPr>
        <w:t xml:space="preserve">1. Pendahuluan</w:t>
      </w:r>
    </w:p>
    <w:p>
      <w:pPr>
        <w:pStyle w:val="Heading2"/>
      </w:pPr>
      <w:r>
        <w:rPr>
          <w:rFonts w:ascii="Arial" w:cs="Arial" w:eastAsia="Arial" w:hAnsi="Arial"/>
          <w:b/>
          <w:bCs/>
          <w:color w:val="2E6DA4"/>
          <w:sz w:val="28"/>
          <w:szCs w:val="28"/>
        </w:rPr>
        <w:t xml:space="preserve">1.1 Latar Belakang</w:t>
      </w:r>
    </w:p>
    <w:p>
      <w:pPr>
        <w:spacing w:after="120"/>
      </w:pPr>
      <w:r>
        <w:rPr>
          <w:rFonts w:ascii="Arial" w:cs="Arial" w:eastAsia="Arial" w:hAnsi="Arial"/>
          <w:sz w:val="22"/>
          <w:szCs w:val="22"/>
        </w:rPr>
        <w:t xml:space="preserve">PT Equity Life Indonesia (ELI) sebagai perusahaan asuransi jiwa yang diregulasi oleh Otoritas Jasa Keuangan (OJK) wajib memastikan bahwa setiap perubahan pada sistem Teknologi Informasi dikelola secara terencana, terkontrol, dan terdokumentasi. Kegagalan dalam mengelola perubahan IT dapat mengakibatkan gangguan layanan, kebocoran data nasabah, dan pelanggaran terhadap regulasi yang berlaku.</w:t>
      </w:r>
    </w:p>
    <w:p>
      <w:pPr>
        <w:spacing w:after="80"/>
      </w:pPr>
      <w:r>
        <w:t xml:space="preserve"/>
      </w:r>
    </w:p>
    <w:p>
      <w:pPr>
        <w:pStyle w:val="Heading2"/>
      </w:pPr>
      <w:r>
        <w:rPr>
          <w:rFonts w:ascii="Arial" w:cs="Arial" w:eastAsia="Arial" w:hAnsi="Arial"/>
          <w:b/>
          <w:bCs/>
          <w:color w:val="2E6DA4"/>
          <w:sz w:val="28"/>
          <w:szCs w:val="28"/>
        </w:rPr>
        <w:t xml:space="preserve">1.2 Tujuan Kebijakan</w:t>
      </w:r>
    </w:p>
    <w:p>
      <w:pPr>
        <w:spacing w:after="120"/>
      </w:pPr>
      <w:r>
        <w:rPr>
          <w:rFonts w:ascii="Arial" w:cs="Arial" w:eastAsia="Arial" w:hAnsi="Arial"/>
          <w:sz w:val="22"/>
          <w:szCs w:val="22"/>
        </w:rPr>
        <w:t xml:space="preserve">Kebijakan ini bertujuan untuk:</w:t>
      </w:r>
    </w:p>
    <w:p>
      <w:pPr>
        <w:pStyle w:val="ListParagraph"/>
        <w:numPr>
          <w:ilvl w:val="0"/>
          <w:numId w:val="2"/>
        </w:numPr>
        <w:spacing w:after="80"/>
      </w:pPr>
      <w:r>
        <w:rPr>
          <w:rFonts w:ascii="Arial" w:cs="Arial" w:eastAsia="Arial" w:hAnsi="Arial"/>
          <w:sz w:val="22"/>
          <w:szCs w:val="22"/>
        </w:rPr>
        <w:t xml:space="preserve">Memastikan setiap perubahan sistem IT direncanakan, diuji, disetujui, dan didokumentasikan sebelum diterapkan ke lingkungan Production.</w:t>
      </w:r>
    </w:p>
    <w:p>
      <w:pPr>
        <w:pStyle w:val="ListParagraph"/>
        <w:numPr>
          <w:ilvl w:val="0"/>
          <w:numId w:val="2"/>
        </w:numPr>
        <w:spacing w:after="80"/>
      </w:pPr>
      <w:r>
        <w:rPr>
          <w:rFonts w:ascii="Arial" w:cs="Arial" w:eastAsia="Arial" w:hAnsi="Arial"/>
          <w:sz w:val="22"/>
          <w:szCs w:val="22"/>
        </w:rPr>
        <w:t xml:space="preserve">Meminimalkan risiko gangguan operasional dan insiden keamanan akibat perubahan yang tidak terkelola.</w:t>
      </w:r>
    </w:p>
    <w:p>
      <w:pPr>
        <w:pStyle w:val="ListParagraph"/>
        <w:numPr>
          <w:ilvl w:val="0"/>
          <w:numId w:val="2"/>
        </w:numPr>
        <w:spacing w:after="80"/>
      </w:pPr>
      <w:r>
        <w:rPr>
          <w:rFonts w:ascii="Arial" w:cs="Arial" w:eastAsia="Arial" w:hAnsi="Arial"/>
          <w:sz w:val="22"/>
          <w:szCs w:val="22"/>
        </w:rPr>
        <w:t xml:space="preserve">Memenuhi persyaratan ISO/IEC 27001:2022 Annex A.8.32 dan POJK No.11/2022 tentang Penyelenggaraan Teknologi Informasi oleh Lembaga Jasa Keuangan.</w:t>
      </w:r>
    </w:p>
    <w:p>
      <w:pPr>
        <w:pStyle w:val="ListParagraph"/>
        <w:numPr>
          <w:ilvl w:val="0"/>
          <w:numId w:val="2"/>
        </w:numPr>
        <w:spacing w:after="80"/>
      </w:pPr>
      <w:r>
        <w:rPr>
          <w:rFonts w:ascii="Arial" w:cs="Arial" w:eastAsia="Arial" w:hAnsi="Arial"/>
          <w:sz w:val="22"/>
          <w:szCs w:val="22"/>
        </w:rPr>
        <w:t xml:space="preserve">Menjamin adanya segregasi tugas antara pengembang dan pihak yang melakukan deployment ke Production.</w:t>
      </w:r>
    </w:p>
    <w:p>
      <w:pPr>
        <w:pStyle w:val="ListParagraph"/>
        <w:numPr>
          <w:ilvl w:val="0"/>
          <w:numId w:val="2"/>
        </w:numPr>
        <w:spacing w:after="80"/>
      </w:pPr>
      <w:r>
        <w:rPr>
          <w:rFonts w:ascii="Arial" w:cs="Arial" w:eastAsia="Arial" w:hAnsi="Arial"/>
          <w:sz w:val="22"/>
          <w:szCs w:val="22"/>
        </w:rPr>
        <w:t xml:space="preserve">Menyediakan kerangka audit trail yang memadai untuk kebutuhan pemeriksaan regulasi.</w:t>
      </w:r>
    </w:p>
    <w:p>
      <w:pPr>
        <w:spacing w:after="80"/>
      </w:pPr>
      <w:r>
        <w:t xml:space="preserve"/>
      </w:r>
    </w:p>
    <w:p>
      <w:pPr>
        <w:pStyle w:val="Heading2"/>
      </w:pPr>
      <w:r>
        <w:rPr>
          <w:rFonts w:ascii="Arial" w:cs="Arial" w:eastAsia="Arial" w:hAnsi="Arial"/>
          <w:b/>
          <w:bCs/>
          <w:color w:val="2E6DA4"/>
          <w:sz w:val="28"/>
          <w:szCs w:val="28"/>
        </w:rPr>
        <w:t xml:space="preserve">1.3 Ruang Lingkup</w:t>
      </w:r>
    </w:p>
    <w:p>
      <w:pPr>
        <w:spacing w:after="120"/>
      </w:pPr>
      <w:r>
        <w:rPr>
          <w:rFonts w:ascii="Arial" w:cs="Arial" w:eastAsia="Arial" w:hAnsi="Arial"/>
          <w:sz w:val="22"/>
          <w:szCs w:val="22"/>
        </w:rPr>
        <w:t xml:space="preserve">Kebijakan ini berlaku untuk seluruh perubahan pada sistem IT yang berdampak pada lingkungan Production di PT Equity Life Indonesia, mencakup:</w:t>
      </w:r>
    </w:p>
    <w:p>
      <w:pPr>
        <w:pStyle w:val="ListParagraph"/>
        <w:numPr>
          <w:ilvl w:val="0"/>
          <w:numId w:val="2"/>
        </w:numPr>
        <w:spacing w:after="80"/>
      </w:pPr>
      <w:r>
        <w:rPr>
          <w:rFonts w:ascii="Arial" w:cs="Arial" w:eastAsia="Arial" w:hAnsi="Arial"/>
          <w:sz w:val="22"/>
          <w:szCs w:val="22"/>
        </w:rPr>
        <w:t xml:space="preserve">Aplikasi inti bisnis (core insurance system, portal nasabah, sistem klaim, dll.)</w:t>
      </w:r>
    </w:p>
    <w:p>
      <w:pPr>
        <w:pStyle w:val="ListParagraph"/>
        <w:numPr>
          <w:ilvl w:val="0"/>
          <w:numId w:val="2"/>
        </w:numPr>
        <w:spacing w:after="80"/>
      </w:pPr>
      <w:r>
        <w:rPr>
          <w:rFonts w:ascii="Arial" w:cs="Arial" w:eastAsia="Arial" w:hAnsi="Arial"/>
          <w:sz w:val="22"/>
          <w:szCs w:val="22"/>
        </w:rPr>
        <w:t xml:space="preserve">Infrastruktur IT (server, jaringan, database, cloud services)</w:t>
      </w:r>
    </w:p>
    <w:p>
      <w:pPr>
        <w:pStyle w:val="ListParagraph"/>
        <w:numPr>
          <w:ilvl w:val="0"/>
          <w:numId w:val="2"/>
        </w:numPr>
        <w:spacing w:after="80"/>
      </w:pPr>
      <w:r>
        <w:rPr>
          <w:rFonts w:ascii="Arial" w:cs="Arial" w:eastAsia="Arial" w:hAnsi="Arial"/>
          <w:sz w:val="22"/>
          <w:szCs w:val="22"/>
        </w:rPr>
        <w:t xml:space="preserve">Komponen keamanan (firewall, WAF, IAM, sertifikat digital)</w:t>
      </w:r>
    </w:p>
    <w:p>
      <w:pPr>
        <w:pStyle w:val="ListParagraph"/>
        <w:numPr>
          <w:ilvl w:val="0"/>
          <w:numId w:val="2"/>
        </w:numPr>
        <w:spacing w:after="80"/>
      </w:pPr>
      <w:r>
        <w:rPr>
          <w:rFonts w:ascii="Arial" w:cs="Arial" w:eastAsia="Arial" w:hAnsi="Arial"/>
          <w:sz w:val="22"/>
          <w:szCs w:val="22"/>
        </w:rPr>
        <w:t xml:space="preserve">Integrasi sistem pihak ketiga (API, middleware, data pipeline)</w:t>
      </w:r>
    </w:p>
    <w:p>
      <w:pPr>
        <w:pStyle w:val="ListParagraph"/>
        <w:numPr>
          <w:ilvl w:val="0"/>
          <w:numId w:val="2"/>
        </w:numPr>
        <w:spacing w:after="80"/>
      </w:pPr>
      <w:r>
        <w:rPr>
          <w:rFonts w:ascii="Arial" w:cs="Arial" w:eastAsia="Arial" w:hAnsi="Arial"/>
          <w:sz w:val="22"/>
          <w:szCs w:val="22"/>
        </w:rPr>
        <w:t xml:space="preserve">Perubahan konfigurasi pada semua environment Production</w:t>
      </w:r>
    </w:p>
    <w:p>
      <w:pPr>
        <w:spacing w:after="80"/>
      </w:pPr>
      <w:r>
        <w:t xml:space="preserve"/>
      </w:r>
    </w:p>
    <w:p>
      <w:pPr>
        <w:pStyle w:val="Heading2"/>
      </w:pPr>
      <w:r>
        <w:rPr>
          <w:rFonts w:ascii="Arial" w:cs="Arial" w:eastAsia="Arial" w:hAnsi="Arial"/>
          <w:b/>
          <w:bCs/>
          <w:color w:val="2E6DA4"/>
          <w:sz w:val="28"/>
          <w:szCs w:val="28"/>
        </w:rPr>
        <w:t xml:space="preserve">1.4 Dasar Hukum dan Referensi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Referensi</w:t>
            </w:r>
          </w:p>
        </w:tc>
        <w:tc>
          <w:tcPr>
            <w:tcW w:type="dxa" w:w="636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Deskripsi</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ISO/IEC 27001:2022 A.8.32</w:t>
            </w:r>
          </w:p>
        </w:tc>
        <w:tc>
          <w:tcPr>
            <w:tcW w:type="dxa" w:w="63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Change Management — kontrol wajib untuk pengelolaan perubahan sistem</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ISO/IEC 27002:2022</w:t>
            </w:r>
          </w:p>
        </w:tc>
        <w:tc>
          <w:tcPr>
            <w:tcW w:type="dxa" w:w="6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Panduan implementasi kontrol keamanan informasi</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POJK No.11/POJK.03/2022</w:t>
            </w:r>
          </w:p>
        </w:tc>
        <w:tc>
          <w:tcPr>
            <w:tcW w:type="dxa" w:w="63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Penyelenggaraan Teknologi Informasi oleh LJK — pasal terkait manajemen perubahan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ITIL 4 Change Enablement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Best practice framework untuk manajemen perubahan IT</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ELI-SOP-ITS-003</w:t>
            </w:r>
          </w:p>
        </w:tc>
        <w:tc>
          <w:tcPr>
            <w:tcW w:type="dxa" w:w="63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SOP Release Management — dokumen prosedur operasional turunan kebijakan ini</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ELI-POL-ISMS-001</w:t>
            </w:r>
          </w:p>
        </w:tc>
        <w:tc>
          <w:tcPr>
            <w:tcW w:type="dxa" w:w="6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Kebijakan SMKI PT Equity Life Indonesia</w:t>
            </w:r>
          </w:p>
        </w:tc>
      </w:tr>
    </w:tbl>
    <w:p>
      <w:pPr>
        <w:pStyle w:val="Heading1"/>
        <w:pageBreakBefore/>
      </w:pPr>
      <w:r>
        <w:rPr>
          <w:rFonts w:ascii="Arial" w:cs="Arial" w:eastAsia="Arial" w:hAnsi="Arial"/>
          <w:b/>
          <w:bCs/>
          <w:color w:val="1B3A6B"/>
          <w:sz w:val="36"/>
          <w:szCs w:val="36"/>
        </w:rPr>
        <w:t xml:space="preserve">2. Definisi dan Singkatan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Istilah / Singkatan</w:t>
            </w:r>
          </w:p>
        </w:tc>
        <w:tc>
          <w:tcPr>
            <w:tcW w:type="dxa" w:w="656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Definisi</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Release</w:t>
            </w:r>
          </w:p>
        </w:tc>
        <w:tc>
          <w:tcPr>
            <w:tcW w:type="dxa" w:w="65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Paket perubahan yang akan diterapkan ke lingkungan Production, terdiri dari satu atau lebih change request.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Change Request (RFC)</w:t>
            </w:r>
          </w:p>
        </w:tc>
        <w:tc>
          <w:tcPr>
            <w:tcW w:type="dxa" w:w="65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Permintaan formal untuk melakukan perubahan pada sistem IT yang harus melalui proses persetujuan.</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CAB</w:t>
            </w:r>
          </w:p>
        </w:tc>
        <w:tc>
          <w:tcPr>
            <w:tcW w:type="dxa" w:w="65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Change Advisory Board — badan lintas fungsi yang bertugas mengevaluasi, memprioritaskan, dan mengotorisasi perubahan ke Production.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Production (PROD)</w:t>
            </w:r>
          </w:p>
        </w:tc>
        <w:tc>
          <w:tcPr>
            <w:tcW w:type="dxa" w:w="65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Lingkungan sistem live yang digunakan untuk operasional bisnis dan diakses oleh pengguna nyata.</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SIT</w:t>
            </w:r>
          </w:p>
        </w:tc>
        <w:tc>
          <w:tcPr>
            <w:tcW w:type="dxa" w:w="65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System Integration Testing — pengujian integrasi sistem yang dilakukan oleh tim IT sebelum UAT.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UAT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User Acceptance Testing — pengujian penerimaan yang dilakukan oleh pengguna bisnis untuk memvalidasi fungsionalitas.</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Go/No-Go</w:t>
            </w:r>
          </w:p>
        </w:tc>
        <w:tc>
          <w:tcPr>
            <w:tcW w:type="dxa" w:w="65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Keputusan formal CAB untuk mengizinkan (Go) atau menolak/menunda (No-Go) pelaksanaan deployment ke Production.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Rollback</w:t>
            </w:r>
          </w:p>
        </w:tc>
        <w:tc>
          <w:tcPr>
            <w:tcW w:type="dxa" w:w="65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Proses pengembalian sistem ke kondisi sebelum deployment dilakukan, sebagai respons terhadap kegagalan deployment.</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ELS / Hypercare</w:t>
            </w:r>
          </w:p>
        </w:tc>
        <w:tc>
          <w:tcPr>
            <w:tcW w:type="dxa" w:w="65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Early Life Support — periode pemantauan intensif pasca-deployment sebelum serah terima ke operasional rutin.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PIR</w:t>
            </w:r>
          </w:p>
        </w:tc>
        <w:tc>
          <w:tcPr>
            <w:tcW w:type="dxa" w:w="65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Post-Implementation Review — evaluasi formal pasca-deployment untuk menilai keberhasilan dan pelajaran yang dapat diambil.</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SoD</w:t>
            </w:r>
          </w:p>
        </w:tc>
        <w:tc>
          <w:tcPr>
            <w:tcW w:type="dxa" w:w="65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Segregation of Duties — pemisahan tugas antara pihak yang mengembangkan dengan pihak yang melakukan deployment.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Freeze Period</w:t>
            </w:r>
          </w:p>
        </w:tc>
        <w:tc>
          <w:tcPr>
            <w:tcW w:type="dxa" w:w="65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Periode waktu di mana tidak diperbolehkan ada deployment ke Production, biasanya pada periode kritis bisnis (closing, hari raya).</w:t>
            </w:r>
          </w:p>
        </w:tc>
      </w:tr>
    </w:tbl>
    <w:p>
      <w:pPr>
        <w:pStyle w:val="Heading1"/>
        <w:pageBreakBefore/>
      </w:pPr>
      <w:r>
        <w:rPr>
          <w:rFonts w:ascii="Arial" w:cs="Arial" w:eastAsia="Arial" w:hAnsi="Arial"/>
          <w:b/>
          <w:bCs/>
          <w:color w:val="1B3A6B"/>
          <w:sz w:val="36"/>
          <w:szCs w:val="36"/>
        </w:rPr>
        <w:t xml:space="preserve">3. Klasifikasi Perubahan</w:t>
      </w:r>
    </w:p>
    <w:p>
      <w:pPr>
        <w:spacing w:after="120"/>
      </w:pPr>
      <w:r>
        <w:rPr>
          <w:rFonts w:ascii="Arial" w:cs="Arial" w:eastAsia="Arial" w:hAnsi="Arial"/>
          <w:sz w:val="22"/>
          <w:szCs w:val="22"/>
        </w:rPr>
        <w:t xml:space="preserve">Setiap change request wajib diklasifikasikan sebelum diajukan ke CAB. Klasifikasi menentukan jalur persetujuan, tingkat pengujian yang diperlukan, dan SLA submission.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1560"/>
        <w:gridCol w:w="2200"/>
      </w:tblGrid>
      <w:tr>
        <w:trPr>
          <w:tblHeader/>
        </w:trPr>
        <w:tc>
          <w:tcPr>
            <w:tcW w:type="dxa" w:w="14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Tipe</w:t>
            </w:r>
          </w:p>
        </w:tc>
        <w:tc>
          <w:tcPr>
            <w:tcW w:type="dxa" w:w="22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Definisi</w:t>
            </w:r>
          </w:p>
        </w:tc>
        <w:tc>
          <w:tcPr>
            <w:tcW w:type="dxa" w:w="20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Contoh</w:t>
            </w:r>
          </w:p>
        </w:tc>
        <w:tc>
          <w:tcPr>
            <w:tcW w:type="dxa" w:w="156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Approval Required</w:t>
            </w:r>
          </w:p>
        </w:tc>
        <w:tc>
          <w:tcPr>
            <w:tcW w:type="dxa" w:w="22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SLA Submission</w:t>
            </w:r>
          </w:p>
        </w:tc>
      </w:tr>
      <w:tr>
        <w:tc>
          <w:tcPr>
            <w:tcW w:type="dxa" w:w="1400"/>
            <w:tcBorders>
              <w:top w:val="single" w:color="BDC3C7" w:sz="1"/>
              <w:left w:val="single" w:color="BDC3C7" w:sz="1"/>
              <w:bottom w:val="single" w:color="BDC3C7" w:sz="1"/>
              <w:right w:val="single" w:color="BDC3C7" w:sz="1"/>
            </w:tcBorders>
            <w:shd w:fill="D5F5E3" w:val="clear"/>
            <w:tcMar>
              <w:top w:type="dxa" w:w="80"/>
              <w:left w:type="dxa" w:w="150"/>
              <w:bottom w:type="dxa" w:w="80"/>
              <w:right w:type="dxa" w:w="120"/>
            </w:tcMar>
            <w:vAlign w:val="center"/>
          </w:tcPr>
          <w:p>
            <w:pPr>
              <w:jc w:val="left"/>
            </w:pPr>
            <w:r>
              <w:rPr>
                <w:rFonts w:ascii="Arial" w:cs="Arial" w:eastAsia="Arial" w:hAnsi="Arial"/>
                <w:b/>
                <w:bCs/>
                <w:color w:val="1E8449"/>
                <w:sz w:val="20"/>
                <w:szCs w:val="20"/>
              </w:rPr>
              <w:t xml:space="preserve">Standard Change</w:t>
            </w:r>
          </w:p>
        </w:tc>
        <w:tc>
          <w:tcPr>
            <w:tcW w:type="dxa" w:w="2200"/>
            <w:tcBorders>
              <w:top w:val="single" w:color="BDC3C7" w:sz="1"/>
              <w:left w:val="single" w:color="BDC3C7" w:sz="1"/>
              <w:bottom w:val="single" w:color="BDC3C7" w:sz="1"/>
              <w:right w:val="single" w:color="BDC3C7" w:sz="1"/>
            </w:tcBorders>
            <w:shd w:fill="D5F5E3"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Perubahan rutin, risiko rendah, berulang, sudah memiliki prosedur baku dan pre-approved oleh CAB.</w:t>
            </w:r>
          </w:p>
        </w:tc>
        <w:tc>
          <w:tcPr>
            <w:tcW w:type="dxa" w:w="2000"/>
            <w:tcBorders>
              <w:top w:val="single" w:color="BDC3C7" w:sz="1"/>
              <w:left w:val="single" w:color="BDC3C7" w:sz="1"/>
              <w:bottom w:val="single" w:color="BDC3C7" w:sz="1"/>
              <w:right w:val="single" w:color="BDC3C7" w:sz="1"/>
            </w:tcBorders>
            <w:shd w:fill="D5F5E3"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Renewal sertifikat, update konfigurasi minor, patch OS terjadwal</w:t>
            </w:r>
          </w:p>
        </w:tc>
        <w:tc>
          <w:tcPr>
            <w:tcW w:type="dxa" w:w="1560"/>
            <w:tcBorders>
              <w:top w:val="single" w:color="BDC3C7" w:sz="1"/>
              <w:left w:val="single" w:color="BDC3C7" w:sz="1"/>
              <w:bottom w:val="single" w:color="BDC3C7" w:sz="1"/>
              <w:right w:val="single" w:color="BDC3C7" w:sz="1"/>
            </w:tcBorders>
            <w:shd w:fill="D5F5E3"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Manager saja (post-notification)</w:t>
            </w:r>
          </w:p>
        </w:tc>
        <w:tc>
          <w:tcPr>
            <w:tcW w:type="dxa" w:w="2200"/>
            <w:tcBorders>
              <w:top w:val="single" w:color="BDC3C7" w:sz="1"/>
              <w:left w:val="single" w:color="BDC3C7" w:sz="1"/>
              <w:bottom w:val="single" w:color="BDC3C7" w:sz="1"/>
              <w:right w:val="single" w:color="BDC3C7" w:sz="1"/>
            </w:tcBorders>
            <w:shd w:fill="D5F5E3"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Minimum H-3 hari kerja. Tidak memerlukan CAB Forum, cukup notifikasi.</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1B3A6B"/>
                <w:sz w:val="20"/>
                <w:szCs w:val="20"/>
              </w:rPr>
              <w:t xml:space="preserve">Normal Change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Perubahan terencana dengan risiko sedang yang memerlukan review dan persetujuan CAB secara penuh.</w:t>
            </w:r>
          </w:p>
        </w:tc>
        <w:tc>
          <w:tcPr>
            <w:tcW w:type="dxa" w:w="2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Feature release, bug fix, patch minor aplikasi</w:t>
            </w:r>
          </w:p>
        </w:tc>
        <w:tc>
          <w:tcPr>
            <w:tcW w:type="dxa" w:w="15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Owner + CAB Manager</w:t>
            </w:r>
          </w:p>
        </w:tc>
        <w:tc>
          <w:tcPr>
            <w:tcW w:type="dxa" w:w="22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Minimum H-5 hari kerja sebelum CAB Forum.</w:t>
            </w:r>
          </w:p>
        </w:tc>
      </w:tr>
      <w:tr>
        <w:tc>
          <w:tcPr>
            <w:tcW w:type="dxa" w:w="1400"/>
            <w:tcBorders>
              <w:top w:val="single" w:color="BDC3C7" w:sz="1"/>
              <w:left w:val="single" w:color="BDC3C7" w:sz="1"/>
              <w:bottom w:val="single" w:color="BDC3C7" w:sz="1"/>
              <w:right w:val="single" w:color="BDC3C7" w:sz="1"/>
            </w:tcBorders>
            <w:shd w:fill="FDEBD0" w:val="clear"/>
            <w:tcMar>
              <w:top w:type="dxa" w:w="80"/>
              <w:left w:type="dxa" w:w="150"/>
              <w:bottom w:type="dxa" w:w="80"/>
              <w:right w:type="dxa" w:w="120"/>
            </w:tcMar>
            <w:vAlign w:val="center"/>
          </w:tcPr>
          <w:p>
            <w:pPr>
              <w:jc w:val="left"/>
            </w:pPr>
            <w:r>
              <w:rPr>
                <w:rFonts w:ascii="Arial" w:cs="Arial" w:eastAsia="Arial" w:hAnsi="Arial"/>
                <w:b/>
                <w:bCs/>
                <w:color w:val="CA6F1E"/>
                <w:sz w:val="20"/>
                <w:szCs w:val="20"/>
              </w:rPr>
              <w:t xml:space="preserve">Major Change</w:t>
            </w:r>
          </w:p>
        </w:tc>
        <w:tc>
          <w:tcPr>
            <w:tcW w:type="dxa" w:w="2200"/>
            <w:tcBorders>
              <w:top w:val="single" w:color="BDC3C7" w:sz="1"/>
              <w:left w:val="single" w:color="BDC3C7" w:sz="1"/>
              <w:bottom w:val="single" w:color="BDC3C7" w:sz="1"/>
              <w:right w:val="single" w:color="BDC3C7" w:sz="1"/>
            </w:tcBorders>
            <w:shd w:fill="FDEBD0"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Perubahan berdampak luas pada sistem kritikal, risiko tinggi, atau melibatkan perubahan arsitektur.</w:t>
            </w:r>
          </w:p>
        </w:tc>
        <w:tc>
          <w:tcPr>
            <w:tcW w:type="dxa" w:w="2000"/>
            <w:tcBorders>
              <w:top w:val="single" w:color="BDC3C7" w:sz="1"/>
              <w:left w:val="single" w:color="BDC3C7" w:sz="1"/>
              <w:bottom w:val="single" w:color="BDC3C7" w:sz="1"/>
              <w:right w:val="single" w:color="BDC3C7" w:sz="1"/>
            </w:tcBorders>
            <w:shd w:fill="FDEBD0"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Upgrade core system, migrasi database, perubahan infrastruktur</w:t>
            </w:r>
          </w:p>
        </w:tc>
        <w:tc>
          <w:tcPr>
            <w:tcW w:type="dxa" w:w="1560"/>
            <w:tcBorders>
              <w:top w:val="single" w:color="BDC3C7" w:sz="1"/>
              <w:left w:val="single" w:color="BDC3C7" w:sz="1"/>
              <w:bottom w:val="single" w:color="BDC3C7" w:sz="1"/>
              <w:right w:val="single" w:color="BDC3C7" w:sz="1"/>
            </w:tcBorders>
            <w:shd w:fill="FDEBD0"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Sponsor + CAB Owner + CAB Manager</w:t>
            </w:r>
          </w:p>
        </w:tc>
        <w:tc>
          <w:tcPr>
            <w:tcW w:type="dxa" w:w="2200"/>
            <w:tcBorders>
              <w:top w:val="single" w:color="BDC3C7" w:sz="1"/>
              <w:left w:val="single" w:color="BDC3C7" w:sz="1"/>
              <w:bottom w:val="single" w:color="BDC3C7" w:sz="1"/>
              <w:right w:val="single" w:color="BDC3C7" w:sz="1"/>
            </w:tcBorders>
            <w:shd w:fill="FDEBD0"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Minimum H-10 hari kerja. Wajib Steering Committee briefing.</w:t>
            </w:r>
          </w:p>
        </w:tc>
      </w:tr>
      <w:tr>
        <w:tc>
          <w:tcPr>
            <w:tcW w:type="dxa" w:w="140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left"/>
            </w:pPr>
            <w:r>
              <w:rPr>
                <w:rFonts w:ascii="Arial" w:cs="Arial" w:eastAsia="Arial" w:hAnsi="Arial"/>
                <w:b/>
                <w:bCs/>
                <w:color w:val="C0392B"/>
                <w:sz w:val="20"/>
                <w:szCs w:val="20"/>
              </w:rPr>
              <w:t xml:space="preserve">Emergency Change</w:t>
            </w:r>
          </w:p>
        </w:tc>
        <w:tc>
          <w:tcPr>
            <w:tcW w:type="dxa" w:w="220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Perubahan mendesak untuk mengatasi insiden aktif P1/P2, kerentanan keamanan kritis, atau instruksi regulator.</w:t>
            </w:r>
          </w:p>
        </w:tc>
        <w:tc>
          <w:tcPr>
            <w:tcW w:type="dxa" w:w="200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Hotfix P1 incident, patch CVE kritis (CVSS≥9.0), instruksi OJK</w:t>
            </w:r>
          </w:p>
        </w:tc>
        <w:tc>
          <w:tcPr>
            <w:tcW w:type="dxa" w:w="156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Sponsor WAJIB + CAB Owner + CAB Manager (bisa verbal, dokumen menyusul max 24 jam)</w:t>
            </w:r>
          </w:p>
        </w:tc>
        <w:tc>
          <w:tcPr>
            <w:tcW w:type="dxa" w:w="220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Real-time. Approval verbal maksimum 2 jam. Dokumentasi lengkap menyusul dalam 1 hari kerja.</w:t>
            </w:r>
          </w:p>
        </w:tc>
      </w:tr>
    </w:tbl>
    <w:p>
      <w:pPr>
        <w:spacing w:after="80"/>
      </w:pPr>
      <w:r>
        <w:t xml:space="preserve"/>
      </w:r>
    </w:p>
    <w:p>
      <w:pPr>
        <w:spacing w:after="120"/>
      </w:pPr>
      <w:r>
        <w:rPr>
          <w:rFonts w:ascii="Arial" w:cs="Arial" w:eastAsia="Arial" w:hAnsi="Arial"/>
          <w:color w:val="555555"/>
          <w:sz w:val="22"/>
          <w:szCs w:val="22"/>
        </w:rPr>
        <w:t xml:space="preserve">Perubahan yang tidak dapat diklasifikasikan dengan jelas wajib dikonsultasikan kepada CAB Manager sebelum pengajuan RFC. Default klasifikasi apabila terjadi keraguan adalah Normal Change.</w:t>
      </w:r>
    </w:p>
    <w:p>
      <w:pPr>
        <w:pStyle w:val="Heading1"/>
        <w:pageBreakBefore/>
      </w:pPr>
      <w:r>
        <w:rPr>
          <w:rFonts w:ascii="Arial" w:cs="Arial" w:eastAsia="Arial" w:hAnsi="Arial"/>
          <w:b/>
          <w:bCs/>
          <w:color w:val="1B3A6B"/>
          <w:sz w:val="36"/>
          <w:szCs w:val="36"/>
        </w:rPr>
        <w:t xml:space="preserve">4. Prinsip dan Ketentuan Kebijakan</w:t>
      </w:r>
    </w:p>
    <w:p>
      <w:pPr>
        <w:pStyle w:val="Heading2"/>
      </w:pPr>
      <w:r>
        <w:rPr>
          <w:rFonts w:ascii="Arial" w:cs="Arial" w:eastAsia="Arial" w:hAnsi="Arial"/>
          <w:b/>
          <w:bCs/>
          <w:color w:val="2E6DA4"/>
          <w:sz w:val="28"/>
          <w:szCs w:val="28"/>
        </w:rPr>
        <w:t xml:space="preserve">4.1 Prinsip Dasar</w:t>
      </w:r>
    </w:p>
    <w:p>
      <w:pPr>
        <w:pStyle w:val="ListParagraph"/>
        <w:numPr>
          <w:ilvl w:val="0"/>
          <w:numId w:val="2"/>
        </w:numPr>
        <w:spacing w:after="80"/>
      </w:pPr>
      <w:r>
        <w:rPr>
          <w:rFonts w:ascii="Arial" w:cs="Arial" w:eastAsia="Arial" w:hAnsi="Arial"/>
          <w:sz w:val="22"/>
          <w:szCs w:val="22"/>
        </w:rPr>
        <w:t xml:space="preserve">Tidak ada perubahan pada lingkungan Production yang boleh dilakukan tanpa melalui proses persetujuan CAB yang terdokumentasi, kecuali Emergency Change dengan mekanisme yang diatur tersendiri.</w:t>
      </w:r>
    </w:p>
    <w:p>
      <w:pPr>
        <w:pStyle w:val="ListParagraph"/>
        <w:numPr>
          <w:ilvl w:val="0"/>
          <w:numId w:val="2"/>
        </w:numPr>
        <w:spacing w:after="80"/>
      </w:pPr>
      <w:r>
        <w:rPr>
          <w:rFonts w:ascii="Arial" w:cs="Arial" w:eastAsia="Arial" w:hAnsi="Arial"/>
          <w:sz w:val="22"/>
          <w:szCs w:val="22"/>
        </w:rPr>
        <w:t xml:space="preserve">Setiap perubahan harus memiliki rollback plan yang terdefinisi dan telah diverifikasi sebelum deployment dilaksanakan.</w:t>
      </w:r>
    </w:p>
    <w:p>
      <w:pPr>
        <w:pStyle w:val="ListParagraph"/>
        <w:numPr>
          <w:ilvl w:val="0"/>
          <w:numId w:val="2"/>
        </w:numPr>
        <w:spacing w:after="80"/>
      </w:pPr>
      <w:r>
        <w:rPr>
          <w:rFonts w:ascii="Arial" w:cs="Arial" w:eastAsia="Arial" w:hAnsi="Arial"/>
          <w:sz w:val="22"/>
          <w:szCs w:val="22"/>
        </w:rPr>
        <w:t xml:space="preserve">Proses pengujian (SIT dan/atau UAT) wajib diselesaikan dan sign-off didapat sebelum change request diajukan ke CAB Forum.</w:t>
      </w:r>
    </w:p>
    <w:p>
      <w:pPr>
        <w:pStyle w:val="ListParagraph"/>
        <w:numPr>
          <w:ilvl w:val="0"/>
          <w:numId w:val="2"/>
        </w:numPr>
        <w:spacing w:after="80"/>
      </w:pPr>
      <w:r>
        <w:rPr>
          <w:rFonts w:ascii="Arial" w:cs="Arial" w:eastAsia="Arial" w:hAnsi="Arial"/>
          <w:sz w:val="22"/>
          <w:szCs w:val="22"/>
        </w:rPr>
        <w:t xml:space="preserve">Semua aktivitas deployment ke Production wajib dicatat dalam sistem log yang terpusat dan tamper-proof.</w:t>
      </w:r>
    </w:p>
    <w:p>
      <w:pPr>
        <w:pStyle w:val="ListParagraph"/>
        <w:numPr>
          <w:ilvl w:val="0"/>
          <w:numId w:val="2"/>
        </w:numPr>
        <w:spacing w:after="80"/>
      </w:pPr>
      <w:ins w:id="107" w:author="Claude" w:date="2026-03-10T00:00:00Z">
        <w:r>
          <w:rPr>
            <w:rFonts w:ascii="Arial" w:cs="Arial" w:eastAsia="Arial" w:hAnsi="Arial"/>
            <w:sz w:val="22"/>
            <w:szCs w:val="22"/>
          </w:rPr>
          <w:t xml:space="preserve">[ISO A.8.33] Perlindungan Data Uji: Data produksi (Production data) dilarang digunakan secara langsung pada lingkungan non-Production (SIT/UAT). Apabila penggunaan data nyata tidak dapat dihindari, data tersebut WAJIB melalui proses anonimisasi atau masking yang disetujui oleh DPO/CISO sebelum dipergunakan dalam pengujian.</w:t>
        </w:r>
      </w:ins>
    </w:p>
    <w:p>
      <w:pPr>
        <w:pStyle w:val="ListParagraph"/>
        <w:numPr>
          <w:ilvl w:val="0"/>
          <w:numId w:val="2"/>
        </w:numPr>
        <w:spacing w:after="80"/>
      </w:pPr>
      <w:ins w:id="108" w:author="Claude" w:date="2026-03-10T00:00:00Z">
        <w:r>
          <w:rPr>
            <w:rFonts w:ascii="Arial" w:cs="Arial" w:eastAsia="Arial" w:hAnsi="Arial"/>
            <w:sz w:val="22"/>
            <w:szCs w:val="22"/>
          </w:rPr>
          <w:t xml:space="preserve">[ISO A.8.25 &amp; A.8.28] Integritas Artifact Rilis: Setiap release artifact yang dipromosikan dari Staging ke Production WAJIB diverifikasi integritasnya melalui checksum atau hash (SHA-256 atau lebih kuat) yang divalidasi secara otomatis dalam deployment pipeline. Artifact yang tidak lolos verifikasi integritas dilarang dideploy ke Production.</w:t>
        </w:r>
      </w:ins>
    </w:p>
    <w:p>
      <w:pPr>
        <w:pStyle w:val="ListParagraph"/>
        <w:numPr>
          <w:ilvl w:val="0"/>
          <w:numId w:val="2"/>
        </w:numPr>
        <w:spacing w:after="80"/>
      </w:pPr>
      <w:ins w:id="109" w:author="Claude" w:date="2026-03-10T00:00:00Z">
        <w:r>
          <w:rPr>
            <w:rFonts w:ascii="Arial" w:cs="Arial" w:eastAsia="Arial" w:hAnsi="Arial"/>
            <w:sz w:val="22"/>
            <w:szCs w:val="22"/>
          </w:rPr>
          <w:t xml:space="preserve">[ISO A.8.30] Manajemen Vendor Pihak Ketiga: Perubahan yang diajukan atau dikembangkan oleh vendor/pihak ketiga wajib memenuhi standar Secure SDLC ELI, tetap melalui proses persetujuan CAB, dan wajib menjalani vulnerability scanning sebelum diterima ke lingkungan Production. Vendor wajib memberikan bukti kepatuhan keamanan (security compliance evidence) sebelum setiap deployment.</w:t>
        </w:r>
      </w:ins>
    </w:p>
    <w:p>
      <w:pPr>
        <w:spacing w:after="80"/>
      </w:pPr>
      <w:r>
        <w:t xml:space="preserve"/>
      </w:r>
    </w:p>
    <w:p>
      <w:pPr>
        <w:pStyle w:val="Heading2"/>
      </w:pPr>
      <w:r>
        <w:rPr>
          <w:rFonts w:ascii="Arial" w:cs="Arial" w:eastAsia="Arial" w:hAnsi="Arial"/>
          <w:b/>
          <w:bCs/>
          <w:color w:val="2E6DA4"/>
          <w:sz w:val="28"/>
          <w:szCs w:val="28"/>
        </w:rPr>
        <w:t xml:space="preserve">4.2 Segregasi Tugas (Segregation of Duties)</w:t>
      </w:r>
    </w:p>
    <w:p>
      <w:pPr>
        <w:spacing w:after="120"/>
      </w:pPr>
      <w:r>
        <w:rPr>
          <w:rFonts w:ascii="Arial" w:cs="Arial" w:eastAsia="Arial" w:hAnsi="Arial"/>
          <w:sz w:val="22"/>
          <w:szCs w:val="22"/>
        </w:rPr>
        <w:t xml:space="preserve">PT Equity Life Indonesia menetapkan pemisahan tugas yang jelas dalam siklus release management sebagai berikut: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rPr>
          <w:tblHeader/>
        </w:trPr>
        <w:tc>
          <w:tcPr>
            <w:tcW w:type="dxa" w:w="2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Aktivitas</w:t>
            </w:r>
          </w:p>
        </w:tc>
        <w:tc>
          <w:tcPr>
            <w:tcW w:type="dxa" w:w="2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Pelaksana</w:t>
            </w:r>
          </w:p>
        </w:tc>
        <w:tc>
          <w:tcPr>
            <w:tcW w:type="dxa" w:w="218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Berwenang Akses PROD?</w:t>
            </w:r>
          </w:p>
        </w:tc>
        <w:tc>
          <w:tcPr>
            <w:tcW w:type="dxa" w:w="218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Catatan</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Pengembangan kode / konfigurasi</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Developer / Engineer</w:t>
            </w:r>
          </w:p>
        </w:tc>
        <w:tc>
          <w:tcPr>
            <w:tcW w:type="dxa" w:w="218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TIDAK</w:t>
            </w:r>
          </w:p>
        </w:tc>
        <w:tc>
          <w:tcPr>
            <w:tcW w:type="dxa" w:w="218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Akses hanya ke DEV &amp; SIT</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Review kode (Code Review)</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Tech Lead / Senior Engineer (bukan author)</w:t>
            </w:r>
          </w:p>
        </w:tc>
        <w:tc>
          <w:tcPr>
            <w:tcW w:type="dxa" w:w="218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TIDAK</w:t>
            </w:r>
          </w:p>
        </w:tc>
        <w:tc>
          <w:tcPr>
            <w:tcW w:type="dxa" w:w="21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Reviewer ≠ Author</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Pengujian SIT</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QA Team</w:t>
            </w:r>
          </w:p>
        </w:tc>
        <w:tc>
          <w:tcPr>
            <w:tcW w:type="dxa" w:w="218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TIDAK</w:t>
            </w:r>
          </w:p>
        </w:tc>
        <w:tc>
          <w:tcPr>
            <w:tcW w:type="dxa" w:w="218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Akses read-only ke SIT</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Pengujian UAT</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Business User / PO / BA</w:t>
            </w:r>
          </w:p>
        </w:tc>
        <w:tc>
          <w:tcPr>
            <w:tcW w:type="dxa" w:w="218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TIDAK</w:t>
            </w:r>
          </w:p>
        </w:tc>
        <w:tc>
          <w:tcPr>
            <w:tcW w:type="dxa" w:w="21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Akses ke UAT environment</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Persetujuan CAB (Go/No-Go)</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Owner / CAB Manager</w:t>
            </w:r>
          </w:p>
        </w:tc>
        <w:tc>
          <w:tcPr>
            <w:tcW w:type="dxa" w:w="218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TIDAK (approval only)</w:t>
            </w:r>
          </w:p>
        </w:tc>
        <w:tc>
          <w:tcPr>
            <w:tcW w:type="dxa" w:w="218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Tidak boleh merangkap deployer</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Deployment ke Production</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IT Operations / DevOps Team (bukan Developer)</w:t>
            </w:r>
          </w:p>
        </w:tc>
        <w:tc>
          <w:tcPr>
            <w:tcW w:type="dxa" w:w="2180"/>
            <w:tcBorders>
              <w:top w:val="single" w:color="BDC3C7" w:sz="1"/>
              <w:left w:val="single" w:color="BDC3C7" w:sz="1"/>
              <w:bottom w:val="single" w:color="BDC3C7" w:sz="1"/>
              <w:right w:val="single" w:color="BDC3C7" w:sz="1"/>
            </w:tcBorders>
            <w:shd w:fill="D5F5E3" w:val="clear"/>
            <w:tcMar>
              <w:top w:type="dxa" w:w="80"/>
              <w:left w:type="dxa" w:w="150"/>
              <w:bottom w:type="dxa" w:w="80"/>
              <w:right w:type="dxa" w:w="120"/>
            </w:tcMar>
            <w:vAlign w:val="center"/>
          </w:tcPr>
          <w:p>
            <w:pPr>
              <w:jc w:val="center"/>
            </w:pPr>
            <w:r>
              <w:rPr>
                <w:rFonts w:ascii="Arial" w:cs="Arial" w:eastAsia="Arial" w:hAnsi="Arial"/>
                <w:b/>
                <w:bCs/>
                <w:color w:val="1E8449"/>
                <w:sz w:val="20"/>
                <w:szCs w:val="20"/>
              </w:rPr>
              <w:t xml:space="preserve">YA</w:t>
            </w:r>
          </w:p>
        </w:tc>
        <w:tc>
          <w:tcPr>
            <w:tcW w:type="dxa" w:w="21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Hanya dengan CAB approval</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Verifikasi pasca-deployment</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QA / IT Ops (bukan Deployer)</w:t>
            </w:r>
          </w:p>
        </w:tc>
        <w:tc>
          <w:tcPr>
            <w:tcW w:type="dxa" w:w="218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Read-only</w:t>
            </w:r>
          </w:p>
        </w:tc>
        <w:tc>
          <w:tcPr>
            <w:tcW w:type="dxa" w:w="218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Verifikasi independen</w:t>
            </w:r>
          </w:p>
        </w:tc>
      </w:tr>
    </w:tbl>
    <w:p>
      <w:pPr>
        <w:spacing w:after="80"/>
      </w:pPr>
      <w:r>
        <w:t xml:space="preserve"/>
      </w:r>
    </w:p>
    <w:p>
      <w:pPr>
        <w:spacing w:after="120"/>
      </w:pPr>
      <w:r>
        <w:rPr>
          <w:rFonts w:ascii="Arial" w:cs="Arial" w:eastAsia="Arial" w:hAnsi="Arial"/>
          <w:b/>
          <w:bCs/>
          <w:color w:val="C0392B"/>
          <w:sz w:val="22"/>
          <w:szCs w:val="22"/>
        </w:rPr>
        <w:t xml:space="preserve">Pelanggaran SoD — misalnya developer yang melakukan deployment langsung ke Production tanpa melalui IT Ops — dikategorikan sebagai Unauthorized Change dan wajib dilaporkan kepada CAB Owner dan Head of IT untuk ditindaklanjuti sesuai ketentuan disiplin yang berlaku.</w:t>
      </w:r>
    </w:p>
    <w:p>
      <w:pPr>
        <w:spacing w:after="80"/>
      </w:pPr>
      <w:r>
        <w:t xml:space="preserve"/>
      </w:r>
    </w:p>
    <w:p>
      <w:pPr>
        <w:pStyle w:val="Heading2"/>
      </w:pPr>
      <w:r>
        <w:rPr>
          <w:rFonts w:ascii="Arial" w:cs="Arial" w:eastAsia="Arial" w:hAnsi="Arial"/>
          <w:b/>
          <w:bCs/>
          <w:color w:val="2E6DA4"/>
          <w:sz w:val="28"/>
          <w:szCs w:val="28"/>
        </w:rPr>
        <w:t xml:space="preserve">4.3 Acceptance Testing &amp; Kriteria Go/No-Go</w:t>
      </w:r>
    </w:p>
    <w:p>
      <w:pPr>
        <w:spacing w:after="120"/>
      </w:pPr>
      <w:r>
        <w:rPr>
          <w:rFonts w:ascii="Arial" w:cs="Arial" w:eastAsia="Arial" w:hAnsi="Arial"/>
          <w:sz w:val="22"/>
          <w:szCs w:val="22"/>
        </w:rPr>
        <w:t xml:space="preserve">CAB Forum hanya akan memberikan keputusan Go apabila seluruh kriteria berikut terpenuhi dan terdokumentasi: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200"/>
        <w:gridCol w:w="2500"/>
        <w:gridCol w:w="1660"/>
        <w:gridCol w:w="1700"/>
      </w:tblGrid>
      <w:tr>
        <w:trPr>
          <w:tblHeader/>
        </w:trPr>
        <w:tc>
          <w:tcPr>
            <w:tcW w:type="dxa" w:w="3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Kriteria</w:t>
            </w:r>
          </w:p>
        </w:tc>
        <w:tc>
          <w:tcPr>
            <w:tcW w:type="dxa" w:w="2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Threshold / Requirement</w:t>
            </w:r>
          </w:p>
        </w:tc>
        <w:tc>
          <w:tcPr>
            <w:tcW w:type="dxa" w:w="166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Sign-Off Oleh</w:t>
            </w:r>
          </w:p>
        </w:tc>
        <w:tc>
          <w:tcPr>
            <w:tcW w:type="dxa" w:w="17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Wajib?</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SIT Pass Rate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
            </w:r>
            <w:del w:id="101" w:author="Claude" w:date="2026-03-10T00:00:00Z">
              <w:r>
                <w:rPr>
                  <w:rFonts w:ascii="Arial" w:cs="Arial" w:eastAsia="Arial" w:hAnsi="Arial"/>
                  <w:b w:val="false"/>
                  <w:bCs w:val="false"/>
                  <w:color w:val="000000"/>
                  <w:sz w:val="20"/>
                  <w:szCs w:val="20"/>
                </w:rPr>
                <w:delText xml:space="preserve">Minimum 95% test case passed. Defect sisa hanya kategori Low/Info.</w:delText>
              </w:r>
            </w:del>
            <w:ins w:id="102" w:author="Claude" w:date="2026-03-10T00:00:00Z">
              <w:r>
                <w:rPr>
                  <w:rFonts w:ascii="Arial" w:cs="Arial" w:eastAsia="Arial" w:hAnsi="Arial"/>
                  <w:b w:val="false"/>
                  <w:bCs w:val="false"/>
                  <w:color w:val="000000"/>
                  <w:sz w:val="20"/>
                  <w:szCs w:val="20"/>
                </w:rPr>
                <w:t xml:space="preserve">100% test case Critical dan High passed. Defect sisa hanya kategori Low/Informational, wajib didokumentasikan dan disetujui oleh Product Owner sebagai known issues sebelum deployment.</w:t>
              </w:r>
            </w:ins>
          </w:p>
        </w:tc>
        <w:tc>
          <w:tcPr>
            <w:tcW w:type="dxa" w:w="1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QA Lead</w:t>
            </w:r>
          </w:p>
        </w:tc>
        <w:tc>
          <w:tcPr>
            <w:tcW w:type="dxa" w:w="17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WAJIB</w:t>
            </w:r>
          </w:p>
        </w:tc>
      </w:tr>
      <w:tr>
        <w:tc>
          <w:tcPr>
            <w:tcW w:type="dxa" w:w="3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2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UAT Sign-Off</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Dokumen UAT sign-off dari Business Owner / Product Owner.</w:t>
            </w:r>
          </w:p>
        </w:tc>
        <w:tc>
          <w:tcPr>
            <w:tcW w:type="dxa" w:w="16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Business Owner / PO</w:t>
            </w:r>
          </w:p>
        </w:tc>
        <w:tc>
          <w:tcPr>
            <w:tcW w:type="dxa" w:w="17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WAJIB</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Vulnerability Assessment / SAST/DAST</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Tidak ada temuan Critical atau High yang belum dimitigasi. Temuan Medium harus memiliki accepted risk atau mitigation plan.</w:t>
            </w:r>
          </w:p>
        </w:tc>
        <w:tc>
          <w:tcPr>
            <w:tcW w:type="dxa" w:w="1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Head DevSecOps</w:t>
            </w:r>
          </w:p>
        </w:tc>
        <w:tc>
          <w:tcPr>
            <w:tcW w:type="dxa" w:w="17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WAJIB</w:t>
            </w:r>
          </w:p>
        </w:tc>
      </w:tr>
      <w:tr>
        <w:tc>
          <w:tcPr>
            <w:tcW w:type="dxa" w:w="3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32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Rollback Plan</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
            </w:r>
            <w:del w:id="103" w:author="Claude" w:date="2026-03-10T00:00:00Z">
              <w:r>
                <w:rPr>
                  <w:rFonts w:ascii="Arial" w:cs="Arial" w:eastAsia="Arial" w:hAnsi="Arial"/>
                  <w:b w:val="false"/>
                  <w:bCs w:val="false"/>
                  <w:color w:val="000000"/>
                  <w:sz w:val="20"/>
                  <w:szCs w:val="20"/>
                </w:rPr>
                <w:delText xml:space="preserve">Dokumen rollback plan telah dibuat, direview, dan diuji (jika memungkinkan).</w:delText>
              </w:r>
            </w:del>
            <w:ins w:id="104" w:author="Claude" w:date="2026-03-10T00:00:00Z">
              <w:r>
                <w:rPr>
                  <w:rFonts w:ascii="Arial" w:cs="Arial" w:eastAsia="Arial" w:hAnsi="Arial"/>
                  <w:b w:val="false"/>
                  <w:bCs w:val="false"/>
                  <w:color w:val="000000"/>
                  <w:sz w:val="20"/>
                  <w:szCs w:val="20"/>
                </w:rPr>
                <w:t xml:space="preserve">Dokumen rollback plan WAJIB telah dibuat, direview, dan diuji sebelum deployment. Rollback plan tidak dapat dikecualikan untuk perubahan Normal/Major.</w:t>
              </w:r>
            </w:ins>
            <w:r>
              <w:rPr>
                <w:rFonts w:ascii="Arial" w:cs="Arial" w:eastAsia="Arial" w:hAnsi="Arial"/>
                <w:b w:val="false"/>
                <w:bCs w:val="false"/>
                <w:color w:val="000000"/>
                <w:sz w:val="20"/>
                <w:szCs w:val="20"/>
              </w:rPr>
              <w:t xml:space="preserve"/>
            </w:r>
          </w:p>
        </w:tc>
        <w:tc>
          <w:tcPr>
            <w:tcW w:type="dxa" w:w="16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Release Manager / IT Ops</w:t>
            </w:r>
          </w:p>
        </w:tc>
        <w:tc>
          <w:tcPr>
            <w:tcW w:type="dxa" w:w="17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WAJIB</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3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Deployment Runbook</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Step-by-step runbook deployment telah disiapkan dan direview oleh IT Ops.</w:t>
            </w:r>
          </w:p>
        </w:tc>
        <w:tc>
          <w:tcPr>
            <w:tcW w:type="dxa" w:w="1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IT Ops Lead</w:t>
            </w:r>
          </w:p>
        </w:tc>
        <w:tc>
          <w:tcPr>
            <w:tcW w:type="dxa" w:w="17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WAJIB</w:t>
            </w:r>
          </w:p>
        </w:tc>
      </w:tr>
      <w:tr>
        <w:tc>
          <w:tcPr>
            <w:tcW w:type="dxa" w:w="3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32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Performance Test (jika dampak ke performa)</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Response time dan throughput tidak melebihi baseline + 10%.</w:t>
            </w:r>
          </w:p>
        </w:tc>
        <w:tc>
          <w:tcPr>
            <w:tcW w:type="dxa" w:w="16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IT Ops / QA</w:t>
            </w:r>
          </w:p>
        </w:tc>
        <w:tc>
          <w:tcPr>
            <w:tcW w:type="dxa" w:w="17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Kondisional</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3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Konfirmasi tidak ada deployment pada Freeze Period</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Deployment tidak jatuh pada periode closing bulanan (W4 EOM) atau hari libur nasional.</w:t>
            </w:r>
          </w:p>
        </w:tc>
        <w:tc>
          <w:tcPr>
            <w:tcW w:type="dxa" w:w="1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Manager</w:t>
            </w:r>
          </w:p>
        </w:tc>
        <w:tc>
          <w:tcPr>
            <w:tcW w:type="dxa" w:w="17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WAJIB</w:t>
            </w:r>
          </w:p>
        </w:tc>
      </w:tr>
      <w:tr>
        <w:trPr>
          <w:ins w:id="115" w:author="Claude" w:date="2026-03-10T00:00:00Z"/>
        </w:trPr>
        <w:tc>
          <w:tcPr>
            <w:tcW w:type="dxa" w:w="3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32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Capacity Impact Assessment</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Terdapat analisis dampak kapasitas infrastruktur (CPU, Memory, Storage) yang terdokumentasi dalam RFC. Penambahan kebutuhan resource telah disetujui oleh IT Infrastructure sebelum CAB Forum.</w:t>
            </w:r>
          </w:p>
        </w:tc>
        <w:tc>
          <w:tcPr>
            <w:tcW w:type="dxa" w:w="16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IT Infrastructure / Release Manager</w:t>
            </w:r>
          </w:p>
        </w:tc>
        <w:tc>
          <w:tcPr>
            <w:tcW w:type="dxa" w:w="17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Kondisional</w:t>
            </w:r>
          </w:p>
        </w:tc>
      </w:tr>
    </w:tbl>
    <w:p>
      <w:pPr>
        <w:spacing w:after="80"/>
      </w:pPr>
      <w:r>
        <w:t xml:space="preserve"/>
      </w:r>
    </w:p>
    <w:p>
      <w:pPr>
        <w:pStyle w:val="Heading2"/>
      </w:pPr>
      <w:r>
        <w:rPr>
          <w:rFonts w:ascii="Arial" w:cs="Arial" w:eastAsia="Arial" w:hAnsi="Arial"/>
          <w:b/>
          <w:bCs/>
          <w:color w:val="2E6DA4"/>
          <w:sz w:val="28"/>
          <w:szCs w:val="28"/>
        </w:rPr>
        <w:t xml:space="preserve">4.4 Audit Trail dan Logging</w:t>
      </w:r>
    </w:p>
    <w:p>
      <w:pPr>
        <w:spacing w:after="120"/>
      </w:pPr>
      <w:r>
        <w:rPr>
          <w:rFonts w:ascii="Arial" w:cs="Arial" w:eastAsia="Arial" w:hAnsi="Arial"/>
          <w:sz w:val="22"/>
          <w:szCs w:val="22"/>
        </w:rPr>
        <w:t xml:space="preserve">Seluruh aktivitas deployment ke Production WAJIB dicatat secara otomatis maupun manual pada sistem logging yang terpusat. Setiap log minimal harus mencakup:</w:t>
      </w:r>
    </w:p>
    <w:p>
      <w:pPr>
        <w:pStyle w:val="ListParagraph"/>
        <w:numPr>
          <w:ilvl w:val="0"/>
          <w:numId w:val="2"/>
        </w:numPr>
        <w:spacing w:after="80"/>
      </w:pPr>
      <w:r>
        <w:rPr>
          <w:rFonts w:ascii="Arial" w:cs="Arial" w:eastAsia="Arial" w:hAnsi="Arial"/>
          <w:sz w:val="22"/>
          <w:szCs w:val="22"/>
        </w:rPr>
        <w:t xml:space="preserve">Timestamp (tanggal, jam, timezone) aktivitas deployment</w:t>
      </w:r>
    </w:p>
    <w:p>
      <w:pPr>
        <w:pStyle w:val="ListParagraph"/>
        <w:numPr>
          <w:ilvl w:val="0"/>
          <w:numId w:val="2"/>
        </w:numPr>
        <w:spacing w:after="80"/>
      </w:pPr>
      <w:r>
        <w:rPr>
          <w:rFonts w:ascii="Arial" w:cs="Arial" w:eastAsia="Arial" w:hAnsi="Arial"/>
          <w:sz w:val="22"/>
          <w:szCs w:val="22"/>
        </w:rPr>
        <w:t xml:space="preserve">Identitas user/akun yang melaksanakan deployment</w:t>
      </w:r>
    </w:p>
    <w:p>
      <w:pPr>
        <w:pStyle w:val="ListParagraph"/>
        <w:numPr>
          <w:ilvl w:val="0"/>
          <w:numId w:val="2"/>
        </w:numPr>
        <w:spacing w:after="80"/>
      </w:pPr>
      <w:r>
        <w:rPr>
          <w:rFonts w:ascii="Arial" w:cs="Arial" w:eastAsia="Arial" w:hAnsi="Arial"/>
          <w:sz w:val="22"/>
          <w:szCs w:val="22"/>
        </w:rPr>
        <w:t xml:space="preserve">Nama sistem / aplikasi yang di-deploy</w:t>
      </w:r>
    </w:p>
    <w:p>
      <w:pPr>
        <w:pStyle w:val="ListParagraph"/>
        <w:numPr>
          <w:ilvl w:val="0"/>
          <w:numId w:val="2"/>
        </w:numPr>
        <w:spacing w:after="80"/>
      </w:pPr>
      <w:r>
        <w:rPr>
          <w:rFonts w:ascii="Arial" w:cs="Arial" w:eastAsia="Arial" w:hAnsi="Arial"/>
          <w:sz w:val="22"/>
          <w:szCs w:val="22"/>
        </w:rPr>
        <w:t xml:space="preserve">Versi sebelum (before) dan versi sesudah (after) deployment</w:t>
      </w:r>
    </w:p>
    <w:p>
      <w:pPr>
        <w:pStyle w:val="ListParagraph"/>
        <w:numPr>
          <w:ilvl w:val="0"/>
          <w:numId w:val="2"/>
        </w:numPr>
        <w:spacing w:after="80"/>
      </w:pPr>
      <w:r>
        <w:rPr>
          <w:rFonts w:ascii="Arial" w:cs="Arial" w:eastAsia="Arial" w:hAnsi="Arial"/>
          <w:sz w:val="22"/>
          <w:szCs w:val="22"/>
        </w:rPr>
        <w:t xml:space="preserve">Nomor CAB Approval / RFC yang menjadi dasar otorisasi</w:t>
      </w:r>
    </w:p>
    <w:p>
      <w:pPr>
        <w:pStyle w:val="ListParagraph"/>
        <w:numPr>
          <w:ilvl w:val="0"/>
          <w:numId w:val="2"/>
        </w:numPr>
        <w:spacing w:after="80"/>
      </w:pPr>
      <w:r>
        <w:rPr>
          <w:rFonts w:ascii="Arial" w:cs="Arial" w:eastAsia="Arial" w:hAnsi="Arial"/>
          <w:sz w:val="22"/>
          <w:szCs w:val="22"/>
        </w:rPr>
        <w:t xml:space="preserve">Status hasil deployment (Success / Failed / Rollback)</w:t>
      </w:r>
    </w:p>
    <w:p>
      <w:pPr>
        <w:pStyle w:val="ListParagraph"/>
        <w:numPr>
          <w:ilvl w:val="0"/>
          <w:numId w:val="2"/>
        </w:numPr>
        <w:spacing w:after="80"/>
      </w:pPr>
      <w:r>
        <w:rPr>
          <w:rFonts w:ascii="Arial" w:cs="Arial" w:eastAsia="Arial" w:hAnsi="Arial"/>
          <w:sz w:val="22"/>
          <w:szCs w:val="22"/>
        </w:rPr>
        <w:t xml:space="preserve">Catatan insiden atau anomali yang terjadi selama deployment</w:t>
      </w:r>
    </w:p>
    <w:p>
      <w:pPr>
        <w:spacing w:after="80"/>
      </w:pPr>
      <w:r>
        <w:t xml:space="preserve"/>
      </w:r>
    </w:p>
    <w:p>
      <w:pPr>
        <w:spacing w:after="120"/>
      </w:pPr>
      <w:r>
        <w:rPr>
          <w:rFonts w:ascii="Arial" w:cs="Arial" w:eastAsia="Arial" w:hAnsi="Arial"/>
          <w:sz w:val="22"/>
          <w:szCs w:val="22"/>
        </w:rPr>
        <w:t xml:space="preserve">Log deployment merupakan bagian dari Documented Information sesuai ISO 27001 Klausul 7.5 dan wajib disimpan sesuai jadwal retensi yang ditetapkan dalam ELI-POL-ISMS-001 Kebijakan Retensi Dokumen (minimum 3 tahun). Log tidak boleh dimodifikasi atau dihapus tanpa melalui proses formal.</w:t>
      </w:r>
    </w:p>
    <w:p>
      <w:pPr>
        <w:spacing w:after="80"/>
      </w:pPr>
      <w:r>
        <w:t xml:space="preserve"/>
      </w:r>
    </w:p>
    <w:p>
      <w:pPr>
        <w:pStyle w:val="Heading2"/>
      </w:pPr>
      <w:r>
        <w:rPr>
          <w:rFonts w:ascii="Arial" w:cs="Arial" w:eastAsia="Arial" w:hAnsi="Arial"/>
          <w:b/>
          <w:bCs/>
          <w:color w:val="2E6DA4"/>
          <w:sz w:val="28"/>
          <w:szCs w:val="28"/>
        </w:rPr>
        <w:t xml:space="preserve">4.5 Ketentuan Freeze Period</w:t>
      </w:r>
    </w:p>
    <w:p>
      <w:pPr>
        <w:spacing w:after="120"/>
      </w:pPr>
      <w:r>
        <w:rPr>
          <w:rFonts w:ascii="Arial" w:cs="Arial" w:eastAsia="Arial" w:hAnsi="Arial"/>
          <w:sz w:val="22"/>
          <w:szCs w:val="22"/>
        </w:rPr>
        <w:t xml:space="preserve">Deployment ke Production dilarang selama periode berikut, kecuali Emergency Change yang telah mendapat persetujuan CAB Sponsor:</w:t>
      </w:r>
    </w:p>
    <w:p>
      <w:pPr>
        <w:pStyle w:val="ListParagraph"/>
        <w:numPr>
          <w:ilvl w:val="0"/>
          <w:numId w:val="2"/>
        </w:numPr>
        <w:spacing w:after="80"/>
      </w:pPr>
      <w:r>
        <w:rPr>
          <w:rFonts w:ascii="Arial" w:cs="Arial" w:eastAsia="Arial" w:hAnsi="Arial"/>
          <w:sz w:val="22"/>
          <w:szCs w:val="22"/>
        </w:rPr>
        <w:t xml:space="preserve">Minggu keempat setiap akhir bulan (W4 EOM) — periode closing bulanan</w:t>
      </w:r>
    </w:p>
    <w:p>
      <w:pPr>
        <w:pStyle w:val="ListParagraph"/>
        <w:numPr>
          <w:ilvl w:val="0"/>
          <w:numId w:val="2"/>
        </w:numPr>
        <w:spacing w:after="80"/>
      </w:pPr>
      <w:r>
        <w:rPr>
          <w:rFonts w:ascii="Arial" w:cs="Arial" w:eastAsia="Arial" w:hAnsi="Arial"/>
          <w:sz w:val="22"/>
          <w:szCs w:val="22"/>
        </w:rPr>
        <w:t xml:space="preserve">Minggu pertama bulan Januari (New Year Period)</w:t>
      </w:r>
    </w:p>
    <w:p>
      <w:pPr>
        <w:pStyle w:val="ListParagraph"/>
        <w:numPr>
          <w:ilvl w:val="0"/>
          <w:numId w:val="2"/>
        </w:numPr>
        <w:spacing w:after="80"/>
      </w:pPr>
      <w:r>
        <w:rPr>
          <w:rFonts w:ascii="Arial" w:cs="Arial" w:eastAsia="Arial" w:hAnsi="Arial"/>
          <w:sz w:val="22"/>
          <w:szCs w:val="22"/>
        </w:rPr>
        <w:t xml:space="preserve">Hari libur nasional dan hari kerja pengganti</w:t>
      </w:r>
    </w:p>
    <w:p>
      <w:pPr>
        <w:pStyle w:val="ListParagraph"/>
        <w:numPr>
          <w:ilvl w:val="0"/>
          <w:numId w:val="2"/>
        </w:numPr>
        <w:spacing w:after="80"/>
      </w:pPr>
      <w:r>
        <w:rPr>
          <w:rFonts w:ascii="Arial" w:cs="Arial" w:eastAsia="Arial" w:hAnsi="Arial"/>
          <w:sz w:val="22"/>
          <w:szCs w:val="22"/>
        </w:rPr>
        <w:t xml:space="preserve">Periode yang ditetapkan khusus oleh manajemen (misalnya: audit eksternal, pemeriksaan OJK)</w:t>
      </w:r>
    </w:p>
    <w:p>
      <w:pPr>
        <w:spacing w:after="80"/>
      </w:pPr>
      <w:r>
        <w:t xml:space="preserve"/>
      </w:r>
    </w:p>
    <w:p>
      <w:pPr>
        <w:spacing w:after="120"/>
      </w:pPr>
      <w:r>
        <w:rPr>
          <w:rFonts w:ascii="Arial" w:cs="Arial" w:eastAsia="Arial" w:hAnsi="Arial"/>
          <w:sz w:val="22"/>
          <w:szCs w:val="22"/>
        </w:rPr>
        <w:t xml:space="preserve">Daftar Freeze Period resmi untuk setiap tahun akan diterbitkan oleh CAB Manager paling lambat pada minggu pertama Januari tahun berjalan.</w:t>
      </w:r>
    </w:p>
    <w:p>
      <w:pPr>
        <w:spacing w:after="80"/>
      </w:pPr>
      <w:r>
        <w:t xml:space="preserve"/>
      </w:r>
    </w:p>
    <w:p>
      <w:pPr>
        <w:pStyle w:val="Heading2"/>
      </w:pPr>
      <w:r>
        <w:rPr>
          <w:rFonts w:ascii="Arial" w:cs="Arial" w:eastAsia="Arial" w:hAnsi="Arial"/>
          <w:b/>
          <w:bCs/>
          <w:color w:val="2E6DA4"/>
          <w:sz w:val="28"/>
          <w:szCs w:val="28"/>
        </w:rPr>
        <w:t xml:space="preserve">4.6 Emergency Change</w:t>
      </w:r>
    </w:p>
    <w:p>
      <w:pPr>
        <w:spacing w:after="120"/>
      </w:pPr>
      <w:r>
        <w:rPr>
          <w:rFonts w:ascii="Arial" w:cs="Arial" w:eastAsia="Arial" w:hAnsi="Arial"/>
          <w:sz w:val="22"/>
          <w:szCs w:val="22"/>
        </w:rPr>
        <w:t xml:space="preserve">Emergency Change hanya boleh dilaksanakan apabila memenuhi minimal satu kriteria berikut:</w:t>
      </w:r>
    </w:p>
    <w:p>
      <w:pPr>
        <w:pStyle w:val="ListParagraph"/>
        <w:numPr>
          <w:ilvl w:val="0"/>
          <w:numId w:val="2"/>
        </w:numPr>
        <w:spacing w:after="80"/>
      </w:pPr>
      <w:r>
        <w:rPr>
          <w:rFonts w:ascii="Arial" w:cs="Arial" w:eastAsia="Arial" w:hAnsi="Arial"/>
          <w:sz w:val="22"/>
          <w:szCs w:val="22"/>
        </w:rPr>
        <w:t xml:space="preserve">Insiden aktif dengan klasifikasi Priority 1 (P1) atau Priority 2 (P2) yang tidak dapat diselesaikan tanpa perubahan di Production</w:t>
      </w:r>
    </w:p>
    <w:p>
      <w:pPr>
        <w:pStyle w:val="ListParagraph"/>
        <w:numPr>
          <w:ilvl w:val="0"/>
          <w:numId w:val="2"/>
        </w:numPr>
        <w:spacing w:after="80"/>
      </w:pPr>
      <w:r>
        <w:rPr>
          <w:rFonts w:ascii="Arial" w:cs="Arial" w:eastAsia="Arial" w:hAnsi="Arial"/>
          <w:sz w:val="22"/>
          <w:szCs w:val="22"/>
        </w:rPr>
        <w:t xml:space="preserve">Kerentanan keamanan dengan skor CVSS ≥ 9.0 yang sedang atau berpotensi aktif dieksploitasi</w:t>
      </w:r>
    </w:p>
    <w:p>
      <w:pPr>
        <w:pStyle w:val="ListParagraph"/>
        <w:numPr>
          <w:ilvl w:val="0"/>
          <w:numId w:val="2"/>
        </w:numPr>
        <w:spacing w:after="80"/>
      </w:pPr>
      <w:r>
        <w:rPr>
          <w:rFonts w:ascii="Arial" w:cs="Arial" w:eastAsia="Arial" w:hAnsi="Arial"/>
          <w:sz w:val="22"/>
          <w:szCs w:val="22"/>
        </w:rPr>
        <w:t xml:space="preserve">Instruksi atau perintah tertulis dari OJK atau regulator yang memerlukan tindakan segera</w:t>
      </w:r>
    </w:p>
    <w:p>
      <w:pPr>
        <w:pStyle w:val="ListParagraph"/>
        <w:numPr>
          <w:ilvl w:val="0"/>
          <w:numId w:val="2"/>
        </w:numPr>
        <w:spacing w:after="80"/>
      </w:pPr>
      <w:r>
        <w:rPr>
          <w:rFonts w:ascii="Arial" w:cs="Arial" w:eastAsia="Arial" w:hAnsi="Arial"/>
          <w:sz w:val="22"/>
          <w:szCs w:val="22"/>
        </w:rPr>
        <w:t xml:space="preserve">Kegagalan sistem yang berdampak pada lebih dari 30% pengguna aktif</w:t>
      </w:r>
    </w:p>
    <w:p>
      <w:pPr>
        <w:spacing w:after="80"/>
      </w:pPr>
      <w:r>
        <w:t xml:space="preserve"/>
      </w:r>
    </w:p>
    <w:p>
      <w:pPr>
        <w:spacing w:after="120"/>
      </w:pPr>
      <w:r>
        <w:rPr>
          <w:rFonts w:ascii="Arial" w:cs="Arial" w:eastAsia="Arial" w:hAnsi="Arial"/>
          <w:sz w:val="22"/>
          <w:szCs w:val="22"/>
        </w:rPr>
        <w:t xml:space="preserve"/>
      </w:r>
      <w:del w:id="105" w:author="Claude" w:date="2026-03-10T00:00:00Z">
        <w:r>
          <w:rPr>
            <w:rFonts w:ascii="Arial" w:cs="Arial" w:eastAsia="Arial" w:hAnsi="Arial"/>
            <w:sz w:val="22"/>
            <w:szCs w:val="22"/>
          </w:rPr>
          <w:delText xml:space="preserve">Proses Emergency Change: Approval verbal dari CAB Sponsor, CAB Owner, dan CAB Manager wajib didapat dalam maksimum 2 jam sejak eskalasi. Dokumentasi lengkap (RFC, deployment log, hasil verifikasi) wajib diselesaikan maksimum 1 hari kerja setelah deployment. PIR Emergency Change wajib dilaksanakan dalam 5 hari kerja setelah deployment.</w:delText>
        </w:r>
      </w:del>
      <w:ins w:id="106" w:author="Claude" w:date="2026-03-10T00:00:00Z">
        <w:r>
          <w:rPr>
            <w:rFonts w:ascii="Arial" w:cs="Arial" w:eastAsia="Arial" w:hAnsi="Arial"/>
            <w:sz w:val="22"/>
            <w:szCs w:val="22"/>
          </w:rPr>
          <w:t xml:space="preserve">Proses Emergency Change: Approval verbal dari CAB Sponsor, CAB Owner, dan CAB Manager wajib didapat dalam maksimum 2 jam sejak eskalasi. Dokumentasi lengkap (RFC, deployment log, hasil verifikasi) wajib diselesaikan maksimum 1 hari kerja setelah deployment. PIR Emergency Change wajib dilaksanakan dalam 5 hari kerja setelah deployment. Post-Implementation Review (PIR) wajib dilaksanakan untuk SEMUA Major Change — bukan hanya Emergency Change — dalam waktu maksimum 10 hari kerja setelah deployment, dengan output berupa laporan PIR yang terdokumentasi.</w:t>
        </w:r>
      </w:ins>
      <w:r>
        <w:rPr>
          <w:rFonts w:ascii="Arial" w:cs="Arial" w:eastAsia="Arial" w:hAnsi="Arial"/>
          <w:sz w:val="22"/>
          <w:szCs w:val="22"/>
        </w:rPr>
        <w:t xml:space="preserve"/>
      </w:r>
    </w:p>
    <w:p>
      <w:pPr>
        <w:spacing w:after="80"/>
      </w:pPr>
      <w:r>
        <w:t xml:space="preserve"/>
      </w:r>
    </w:p>
    <w:p>
      <w:pPr>
        <w:spacing w:after="120"/>
      </w:pPr>
      <w:r>
        <w:rPr>
          <w:rFonts w:ascii="Arial" w:cs="Arial" w:eastAsia="Arial" w:hAnsi="Arial"/>
          <w:b/>
          <w:bCs/>
          <w:color w:val="CA6F1E"/>
          <w:sz w:val="22"/>
          <w:szCs w:val="22"/>
        </w:rPr>
        <w:t xml:space="preserve">Jumlah Emergency Change tidak boleh melebihi 10% dari total change dalam satu kuartal. Apabila melebihi threshold ini, CAB Owner wajib melaporkan kepada Head of IT untuk dilakukan evaluasi proses.</w:t>
      </w:r>
    </w:p>
    <w:p>
      <w:pPr>
        <w:pStyle w:val="Heading2"/>
      </w:pPr>
      <w:ins w:id="110" w:author="Claude" w:date="2026-03-10T00:00:00Z">
        <w:r>
          <w:rPr>
            <w:rFonts w:ascii="Arial" w:cs="Arial" w:eastAsia="Arial" w:hAnsi="Arial"/>
            <w:b/>
            <w:bCs/>
            <w:color w:val="2E6DA4"/>
            <w:sz w:val="28"/>
            <w:szCs w:val="28"/>
          </w:rPr>
          <w:t xml:space="preserve">4.7 Early Life Support (ELS) / Hypercare</w:t>
        </w:r>
      </w:ins>
    </w:p>
    <w:p>
      <w:pPr>
        <w:spacing w:after="120"/>
      </w:pPr>
      <w:ins w:id="111" w:author="Claude" w:date="2026-03-10T00:00:00Z">
        <w:r>
          <w:rPr>
            <w:rFonts w:ascii="Arial" w:cs="Arial" w:eastAsia="Arial" w:hAnsi="Arial"/>
            <w:sz w:val="22"/>
            <w:szCs w:val="22"/>
          </w:rPr>
          <w:t xml:space="preserve">Setiap Major Change WAJIB menjalani periode Early Life Support (ELS) / Hypercare setelah deployment ke Production sebelum dapat diserahterimakan ke IT Operations untuk pengelolaan BAU (Business As Usual). Ketentuan ELS/Hypercare adalah sebagai berikut:</w:t>
        </w:r>
      </w:ins>
    </w:p>
    <w:p>
      <w:pPr>
        <w:pStyle w:val="ListParagraph"/>
        <w:numPr>
          <w:ilvl w:val="0"/>
          <w:numId w:val="2"/>
        </w:numPr>
        <w:spacing w:after="80"/>
      </w:pPr>
      <w:ins w:id="112" w:author="Claude" w:date="2026-03-10T00:00:00Z">
        <w:r>
          <w:rPr>
            <w:rFonts w:ascii="Arial" w:cs="Arial" w:eastAsia="Arial" w:hAnsi="Arial"/>
            <w:sz w:val="22"/>
            <w:szCs w:val="22"/>
          </w:rPr>
          <w:t xml:space="preserve">Durasi minimum ELS/Hypercare adalah 3 (tiga) sampai dengan 5 (lima) hari kerja setelah deployment Major Change ke Production.</w:t>
        </w:r>
      </w:ins>
    </w:p>
    <w:p>
      <w:pPr>
        <w:pStyle w:val="ListParagraph"/>
        <w:numPr>
          <w:ilvl w:val="0"/>
          <w:numId w:val="2"/>
        </w:numPr>
        <w:spacing w:after="80"/>
      </w:pPr>
      <w:ins w:id="113" w:author="Claude" w:date="2026-03-10T00:00:00Z">
        <w:r>
          <w:rPr>
            <w:rFonts w:ascii="Arial" w:cs="Arial" w:eastAsia="Arial" w:hAnsi="Arial"/>
            <w:sz w:val="22"/>
            <w:szCs w:val="22"/>
          </w:rPr>
          <w:t xml:space="preserve">Selama periode ELS, tim pengembang/implementor wajib dalam kondisi stand-by untuk menangani insiden atau anomali yang muncul pasca-deployment.</w:t>
        </w:r>
      </w:ins>
    </w:p>
    <w:p>
      <w:pPr>
        <w:pStyle w:val="ListParagraph"/>
        <w:numPr>
          <w:ilvl w:val="0"/>
          <w:numId w:val="2"/>
        </w:numPr>
        <w:spacing w:after="80"/>
      </w:pPr>
      <w:ins w:id="114" w:author="Claude" w:date="2026-03-10T00:00:00Z">
        <w:r>
          <w:rPr>
            <w:rFonts w:ascii="Arial" w:cs="Arial" w:eastAsia="Arial" w:hAnsi="Arial"/>
            <w:sz w:val="22"/>
            <w:szCs w:val="22"/>
          </w:rPr>
          <w:t xml:space="preserve">Serah terima ke IT Operations (BAU Handover) hanya dapat dilaksanakan setelah Release Manager menyatakan ELS selesai dan semua kriteria stabilitas sistem terpenuhi.</w:t>
        </w:r>
      </w:ins>
    </w:p>
    <w:p>
      <w:pPr>
        <w:spacing w:after="80"/>
      </w:pPr>
      <w:r>
        <w:t xml:space="preserve"/>
      </w:r>
    </w:p>
    <w:p>
      <w:pPr>
        <w:pStyle w:val="Heading1"/>
        <w:pageBreakBefore/>
      </w:pPr>
      <w:r>
        <w:rPr>
          <w:rFonts w:ascii="Arial" w:cs="Arial" w:eastAsia="Arial" w:hAnsi="Arial"/>
          <w:b/>
          <w:bCs/>
          <w:color w:val="1B3A6B"/>
          <w:sz w:val="36"/>
          <w:szCs w:val="36"/>
        </w:rPr>
        <w:t xml:space="preserve">5. Peran dan Tanggung Jawab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Peran</w:t>
            </w:r>
          </w:p>
        </w:tc>
        <w:tc>
          <w:tcPr>
            <w:tcW w:type="dxa" w:w="436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Tanggung Jawab Utama</w:t>
            </w:r>
          </w:p>
        </w:tc>
        <w:tc>
          <w:tcPr>
            <w:tcW w:type="dxa" w:w="2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Dijabat Oleh</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CAB Sponsor</w:t>
            </w:r>
          </w:p>
        </w:tc>
        <w:tc>
          <w:tcPr>
            <w:tcW w:type="dxa" w:w="43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Memberikan persetujuan final untuk perubahan High-Impact dan Emergency Change. Memastikan keselarasan perubahan dengan strategi bisnis dan regulasi.</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Head of IT / CTO</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CAB Owner</w:t>
            </w:r>
          </w:p>
        </w:tc>
        <w:tc>
          <w:tcPr>
            <w:tcW w:type="dxa" w:w="4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Memimpin dan memastikan efektivitas proses CAB. Menyetujui atau menolak change request. Melaporkan kinerja release management kepada manajemen senior.</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Head of IT Ops &amp; Infra</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CAB Manager</w:t>
            </w:r>
          </w:p>
        </w:tc>
        <w:tc>
          <w:tcPr>
            <w:tcW w:type="dxa" w:w="43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Mengelola jadwal dan administrasi CAB Forum. Mereview kelengkapan RFC sebelum CAB. Memastikan proses Change Management diikuti dengan benar.</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Head of IT DevSecOps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Release Manager</w:t>
            </w:r>
          </w:p>
        </w:tc>
        <w:tc>
          <w:tcPr>
            <w:tcW w:type="dxa" w:w="4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Mengkoordinasikan end-to-end proses release. Memastikan deployment runbook dan rollback plan tersedia. Memimpin ELS dan PIR.</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Senior IT Ops / Designated Lead</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IT Operations / DevOps</w:t>
            </w:r>
          </w:p>
        </w:tc>
        <w:tc>
          <w:tcPr>
            <w:tcW w:type="dxa" w:w="43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SATU-SATUNYA fungsi yang berwenang melakukan deployment ke Production. Melaksanakan rollback jika diperlukan. Membuat deployment execution log.</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IT Ops Team</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Developer / Engineer</w:t>
            </w:r>
          </w:p>
        </w:tc>
        <w:tc>
          <w:tcPr>
            <w:tcW w:type="dxa" w:w="4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Mengembangkan dan mengemas artefak release. Menyiapkan dokumentasi teknis. TIDAK berwenang melakukan deployment ke Production.</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Dev Team</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QA Team</w:t>
            </w:r>
          </w:p>
        </w:tc>
        <w:tc>
          <w:tcPr>
            <w:tcW w:type="dxa" w:w="43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Melaksanakan SIT dan memberikan sign-off kualitas. Memverifikasi hasil deployment secara independen.</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QA Team</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Business Owner / PO</w:t>
            </w:r>
          </w:p>
        </w:tc>
        <w:tc>
          <w:tcPr>
            <w:tcW w:type="dxa" w:w="4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Memberikan UAT sign-off. Memastikan perubahan sesuai kebutuhan bisnis. Berpartisipasi dalam PIR.</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Business Unit Lead / PO</w:t>
            </w:r>
          </w:p>
        </w:tc>
      </w:tr>
    </w:tbl>
    <w:p>
      <w:pPr>
        <w:pStyle w:val="Heading1"/>
        <w:pageBreakBefore/>
      </w:pPr>
      <w:r>
        <w:rPr>
          <w:rFonts w:ascii="Arial" w:cs="Arial" w:eastAsia="Arial" w:hAnsi="Arial"/>
          <w:b/>
          <w:bCs/>
          <w:color w:val="1B3A6B"/>
          <w:sz w:val="36"/>
          <w:szCs w:val="36"/>
        </w:rPr>
        <w:t xml:space="preserve">6. Metrik Kinerja dan Evaluasi</w:t>
      </w:r>
    </w:p>
    <w:p>
      <w:pPr>
        <w:spacing w:after="120"/>
      </w:pPr>
      <w:r>
        <w:rPr>
          <w:rFonts w:ascii="Arial" w:cs="Arial" w:eastAsia="Arial" w:hAnsi="Arial"/>
          <w:sz w:val="22"/>
          <w:szCs w:val="22"/>
        </w:rPr>
        <w:t xml:space="preserve">Sesuai ISO 27001:2022 Klausul 9.1, efektivitas Release Management wajib dipantau secara berkala menggunakan metrik berikut: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1500"/>
        <w:gridCol w:w="1500"/>
        <w:gridCol w:w="1060"/>
      </w:tblGrid>
      <w:tr>
        <w:trPr>
          <w:tblHeader/>
        </w:trPr>
        <w:tc>
          <w:tcPr>
            <w:tcW w:type="dxa" w:w="28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KPI</w:t>
            </w:r>
          </w:p>
        </w:tc>
        <w:tc>
          <w:tcPr>
            <w:tcW w:type="dxa" w:w="2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Definisi</w:t>
            </w:r>
          </w:p>
        </w:tc>
        <w:tc>
          <w:tcPr>
            <w:tcW w:type="dxa" w:w="1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Target</w:t>
            </w:r>
          </w:p>
        </w:tc>
        <w:tc>
          <w:tcPr>
            <w:tcW w:type="dxa" w:w="1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Pelaporan</w:t>
            </w:r>
          </w:p>
        </w:tc>
        <w:tc>
          <w:tcPr>
            <w:tcW w:type="dxa" w:w="106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Owner</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Deployment Success Rate</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 deployment yang berhasil tanpa rollback</w:t>
            </w:r>
          </w:p>
        </w:tc>
        <w:tc>
          <w:tcPr>
            <w:tcW w:type="dxa" w:w="1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 95%</w:t>
            </w:r>
          </w:p>
        </w:tc>
        <w:tc>
          <w:tcPr>
            <w:tcW w:type="dxa" w:w="1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Bulanan</w:t>
            </w:r>
          </w:p>
        </w:tc>
        <w:tc>
          <w:tcPr>
            <w:tcW w:type="dxa" w:w="10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Owner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Change Failure Rate (CFR)</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 perubahan yang menyebabkan insiden pasca-deploy dalam 72 jam</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 5%</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Bulanan</w:t>
            </w:r>
          </w:p>
        </w:tc>
        <w:tc>
          <w:tcPr>
            <w:tcW w:type="dxa" w:w="10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Owner</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Unauthorized Change Rate</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Jumlah deployment tanpa CAB approval yang terdeteksi</w:t>
            </w:r>
          </w:p>
        </w:tc>
        <w:tc>
          <w:tcPr>
            <w:tcW w:type="dxa" w:w="150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0 (Zero)</w:t>
            </w:r>
          </w:p>
        </w:tc>
        <w:tc>
          <w:tcPr>
            <w:tcW w:type="dxa" w:w="1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Bulanan</w:t>
            </w:r>
          </w:p>
        </w:tc>
        <w:tc>
          <w:tcPr>
            <w:tcW w:type="dxa" w:w="10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Manager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Emergency Change Ratio</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 Emergency Change dari total change dalam satu kuartal</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 10%</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Kuartalan</w:t>
            </w:r>
          </w:p>
        </w:tc>
        <w:tc>
          <w:tcPr>
            <w:tcW w:type="dxa" w:w="10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Manager</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On-Time Decision Rate</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 keputusan CAB yang diambil sesuai jadwal CAB Forum</w:t>
            </w:r>
          </w:p>
        </w:tc>
        <w:tc>
          <w:tcPr>
            <w:tcW w:type="dxa" w:w="1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 90%</w:t>
            </w:r>
          </w:p>
        </w:tc>
        <w:tc>
          <w:tcPr>
            <w:tcW w:type="dxa" w:w="1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Bulanan</w:t>
            </w:r>
          </w:p>
        </w:tc>
        <w:tc>
          <w:tcPr>
            <w:tcW w:type="dxa" w:w="10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Manager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PIR Completion Rate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 release yang PIR-nya diselesaikan tepat waktu</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Bulanan</w:t>
            </w:r>
          </w:p>
        </w:tc>
        <w:tc>
          <w:tcPr>
            <w:tcW w:type="dxa" w:w="10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Release Mgr</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Rollback Rate</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 deployment yang memerlukan rollback</w:t>
            </w:r>
          </w:p>
        </w:tc>
        <w:tc>
          <w:tcPr>
            <w:tcW w:type="dxa" w:w="1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 3%</w:t>
            </w:r>
          </w:p>
        </w:tc>
        <w:tc>
          <w:tcPr>
            <w:tcW w:type="dxa" w:w="1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Bulanan</w:t>
            </w:r>
          </w:p>
        </w:tc>
        <w:tc>
          <w:tcPr>
            <w:tcW w:type="dxa" w:w="10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Owner</w:t>
            </w:r>
          </w:p>
        </w:tc>
      </w:tr>
    </w:tbl>
    <w:p>
      <w:pPr>
        <w:spacing w:after="80"/>
      </w:pPr>
      <w:r>
        <w:t xml:space="preserve"/>
      </w:r>
    </w:p>
    <w:p>
      <w:pPr>
        <w:spacing w:after="120"/>
      </w:pPr>
      <w:r>
        <w:rPr>
          <w:rFonts w:ascii="Arial" w:cs="Arial" w:eastAsia="Arial" w:hAnsi="Arial"/>
          <w:sz w:val="22"/>
          <w:szCs w:val="22"/>
        </w:rPr>
        <w:t xml:space="preserve">Laporan KPI Release Management wajib disampaikan kepada Head of IT setiap bulan dan kepada Direksi setiap kuartal sebagai bagian dari IT Performance Dashboard.</w:t>
      </w:r>
    </w:p>
    <w:p>
      <w:pPr>
        <w:pStyle w:val="Heading1"/>
        <w:pageBreakBefore/>
      </w:pPr>
      <w:r>
        <w:rPr>
          <w:rFonts w:ascii="Arial" w:cs="Arial" w:eastAsia="Arial" w:hAnsi="Arial"/>
          <w:b/>
          <w:bCs/>
          <w:color w:val="1B3A6B"/>
          <w:sz w:val="36"/>
          <w:szCs w:val="36"/>
        </w:rPr>
        <w:t xml:space="preserve">7. Ketentuan Pelanggaran</w:t>
      </w:r>
    </w:p>
    <w:p>
      <w:pPr>
        <w:spacing w:after="120"/>
      </w:pPr>
      <w:r>
        <w:rPr>
          <w:rFonts w:ascii="Arial" w:cs="Arial" w:eastAsia="Arial" w:hAnsi="Arial"/>
          <w:sz w:val="22"/>
          <w:szCs w:val="22"/>
        </w:rPr>
        <w:t xml:space="preserve">Pelanggaran terhadap kebijakan ini akan ditangani sesuai ketentuan kepegawaian yang berlaku di PT Equity Life Indonesia. Berikut adalah kategori pelanggaran dan tindak lanjutnya: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Jenis Pelanggaran</w:t>
            </w:r>
          </w:p>
        </w:tc>
        <w:tc>
          <w:tcPr>
            <w:tcW w:type="dxa" w:w="40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Contoh</w:t>
            </w:r>
          </w:p>
        </w:tc>
        <w:tc>
          <w:tcPr>
            <w:tcW w:type="dxa" w:w="286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Tindak Lanjut</w:t>
            </w:r>
          </w:p>
        </w:tc>
      </w:tr>
      <w:tr>
        <w:tc>
          <w:tcPr>
            <w:tcW w:type="dxa" w:w="250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left"/>
            </w:pPr>
            <w:r>
              <w:rPr>
                <w:rFonts w:ascii="Arial" w:cs="Arial" w:eastAsia="Arial" w:hAnsi="Arial"/>
                <w:b/>
                <w:bCs/>
                <w:color w:val="C0392B"/>
                <w:sz w:val="20"/>
                <w:szCs w:val="20"/>
              </w:rPr>
              <w:t xml:space="preserve">Unauthorized Change (Kritis)</w:t>
            </w:r>
          </w:p>
        </w:tc>
        <w:tc>
          <w:tcPr>
            <w:tcW w:type="dxa" w:w="400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Deployment ke Production tanpa CAB approval; bypass SoD (developer deploy sendiri ke PROD)</w:t>
            </w:r>
          </w:p>
        </w:tc>
        <w:tc>
          <w:tcPr>
            <w:tcW w:type="dxa" w:w="286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Investigasi formal wajib, pelaporan ke Head of IT dan CISO, sanksi disiplin sesuai ketentuan</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Pelanggaran Freeze Period</w:t>
            </w:r>
          </w:p>
        </w:tc>
        <w:tc>
          <w:tcPr>
            <w:tcW w:type="dxa" w:w="4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Deployment tanpa emergency approval selama periode freeze</w:t>
            </w:r>
          </w:p>
        </w:tc>
        <w:tc>
          <w:tcPr>
            <w:tcW w:type="dxa" w:w="28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Pelaporan ke CAB Owner, review manajerial, revisi hak akses jika diperlukan</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Dokumentasi Tidak Lengkap</w:t>
            </w:r>
          </w:p>
        </w:tc>
        <w:tc>
          <w:tcPr>
            <w:tcW w:type="dxa" w:w="4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RFC tanpa rollback plan; deployment tanpa log; PIR tidak dilaksanakan</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Peringatan tertulis; aktivitas ditolak sampai dokumentasi dilengkapi</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Pengabaian SoD</w:t>
            </w:r>
          </w:p>
        </w:tc>
        <w:tc>
          <w:tcPr>
            <w:tcW w:type="dxa" w:w="4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Reviewer yang merupakan author kode yang sama; approver merangkap deployer</w:t>
            </w:r>
          </w:p>
        </w:tc>
        <w:tc>
          <w:tcPr>
            <w:tcW w:type="dxa" w:w="28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Pembatalan aktivitas, pelaporan ke manajemen IT, review akses</w:t>
            </w:r>
          </w:p>
        </w:tc>
      </w:tr>
    </w:tbl>
    <w:p>
      <w:pPr>
        <w:pStyle w:val="Heading1"/>
        <w:pageBreakBefore/>
      </w:pPr>
      <w:r>
        <w:rPr>
          <w:rFonts w:ascii="Arial" w:cs="Arial" w:eastAsia="Arial" w:hAnsi="Arial"/>
          <w:b/>
          <w:bCs/>
          <w:color w:val="1B3A6B"/>
          <w:sz w:val="36"/>
          <w:szCs w:val="36"/>
        </w:rPr>
        <w:t xml:space="preserve">8. Kepatuhan Regulasi dan Audit</w:t>
      </w:r>
    </w:p>
    <w:p>
      <w:pPr>
        <w:spacing w:after="120"/>
      </w:pPr>
      <w:r>
        <w:rPr>
          <w:rFonts w:ascii="Arial" w:cs="Arial" w:eastAsia="Arial" w:hAnsi="Arial"/>
          <w:sz w:val="22"/>
          <w:szCs w:val="22"/>
        </w:rPr>
        <w:t xml:space="preserve">Kebijakan Release Management ini disusun dengan mempertimbangkan persyaratan regulasi yang berlaku bagi PT Equity Life Indonesia sebagai Lembaga Jasa Keuangan (LJK) yang diawasi OJK: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Regulasi</w:t>
            </w:r>
          </w:p>
        </w:tc>
        <w:tc>
          <w:tcPr>
            <w:tcW w:type="dxa" w:w="336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Pasal / Ketentuan Terkait</w:t>
            </w:r>
          </w:p>
        </w:tc>
        <w:tc>
          <w:tcPr>
            <w:tcW w:type="dxa" w:w="30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Dipenuhi Melalui</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POJK No.11/POJK.03/2022</w:t>
            </w:r>
          </w:p>
        </w:tc>
        <w:tc>
          <w:tcPr>
            <w:tcW w:type="dxa" w:w="33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Manajemen risiko TI, pengelolaan perubahan sistem TI, kelangsungan layanan</w:t>
            </w:r>
          </w:p>
        </w:tc>
        <w:tc>
          <w:tcPr>
            <w:tcW w:type="dxa" w:w="3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governance, change classification, rollback plan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ISO/IEC 27001:2022 A.8.32</w:t>
            </w:r>
          </w:p>
        </w:tc>
        <w:tc>
          <w:tcPr>
            <w:tcW w:type="dxa" w:w="3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Change Management — kontrol wajib untuk pengelolaan perubahan</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Prosedur RFC, CAB approval, audit trail</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ISO/IEC 27001:2022 A.5.3</w:t>
            </w:r>
          </w:p>
        </w:tc>
        <w:tc>
          <w:tcPr>
            <w:tcW w:type="dxa" w:w="33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Segregation of Duties</w:t>
            </w:r>
          </w:p>
        </w:tc>
        <w:tc>
          <w:tcPr>
            <w:tcW w:type="dxa" w:w="3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Access Control Matrix, pembatasan akses PROD</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ISO/IEC 27001:2022 A.8.15</w:t>
            </w:r>
          </w:p>
        </w:tc>
        <w:tc>
          <w:tcPr>
            <w:tcW w:type="dxa" w:w="3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Logging — pencatatan aktivitas sistem</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Deployment log wajib, retensi minimum 3 tahun</w:t>
            </w:r>
          </w:p>
        </w:tc>
      </w:tr>
    </w:tbl>
    <w:p>
      <w:pPr>
        <w:spacing w:after="80"/>
      </w:pPr>
      <w:r>
        <w:t xml:space="preserve"/>
      </w:r>
    </w:p>
    <w:p>
      <w:pPr>
        <w:spacing w:after="120"/>
      </w:pPr>
      <w:r>
        <w:rPr>
          <w:rFonts w:ascii="Arial" w:cs="Arial" w:eastAsia="Arial" w:hAnsi="Arial"/>
          <w:sz w:val="22"/>
          <w:szCs w:val="22"/>
        </w:rPr>
        <w:t xml:space="preserve">Bukti kepatuhan terhadap kebijakan ini (deployment log, CAB minutes, PIR report) wajib disimpan dan tersedia untuk keperluan audit internal, audit eksternal ISO 27001, dan pemeriksaan OJK sewaktu-waktu.</w:t>
      </w:r>
    </w:p>
    <w:p>
      <w:pPr>
        <w:pStyle w:val="Heading1"/>
        <w:pageBreakBefore/>
      </w:pPr>
      <w:r>
        <w:rPr>
          <w:rFonts w:ascii="Arial" w:cs="Arial" w:eastAsia="Arial" w:hAnsi="Arial"/>
          <w:b/>
          <w:bCs/>
          <w:color w:val="1B3A6B"/>
          <w:sz w:val="36"/>
          <w:szCs w:val="36"/>
        </w:rPr>
        <w:t xml:space="preserve">9. Penutup dan Persetujuan</w:t>
      </w:r>
    </w:p>
    <w:p>
      <w:pPr>
        <w:spacing w:after="120"/>
      </w:pPr>
      <w:r>
        <w:rPr>
          <w:rFonts w:ascii="Arial" w:cs="Arial" w:eastAsia="Arial" w:hAnsi="Arial"/>
          <w:sz w:val="22"/>
          <w:szCs w:val="22"/>
        </w:rPr>
        <w:t xml:space="preserve">Kebijakan ini berlaku sejak tanggal yang ditetapkan dan akan direview minimum satu kali per tahun atau sewaktu-waktu apabila terdapat perubahan regulasi, perubahan signifikan pada lingkungan IT, atau rekomendasi dari hasil audit.</w:t>
      </w:r>
    </w:p>
    <w:p>
      <w:pPr>
        <w:spacing w:after="80"/>
      </w:pPr>
      <w:r>
        <w:t xml:space="preserve"/>
      </w:r>
    </w:p>
    <w:p>
      <w:pPr>
        <w:spacing w:after="120"/>
      </w:pPr>
      <w:r>
        <w:rPr>
          <w:rFonts w:ascii="Arial" w:cs="Arial" w:eastAsia="Arial" w:hAnsi="Arial"/>
          <w:sz w:val="22"/>
          <w:szCs w:val="22"/>
        </w:rPr>
        <w:t xml:space="preserve">Seluruh karyawan dan mitra IT yang terlibat dalam proses release management PT Equity Life Indonesia wajib membaca, memahami, dan mematuhi kebijakan ini. Ketidaktahuan tentang isi kebijakan ini tidak dapat dijadikan alasan pembelaan atas pelanggaran.</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tcPr>
          <w:p>
            <w:pPr>
              <w:jc w:val="center"/>
            </w:pPr>
            <w:r>
              <w:rPr>
                <w:rFonts w:ascii="Arial" w:cs="Arial" w:eastAsia="Arial" w:hAnsi="Arial"/>
                <w:b/>
                <w:bCs/>
                <w:sz w:val="20"/>
                <w:szCs w:val="20"/>
              </w:rPr>
              <w:t xml:space="preserve">Disiapkan Oleh</w:t>
            </w:r>
          </w:p>
        </w:tc>
        <w:tc>
          <w:tcPr>
            <w:tcW w:type="dxa" w:w="468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tcPr>
          <w:p>
            <w:pPr>
              <w:jc w:val="center"/>
            </w:pPr>
            <w:r>
              <w:rPr>
                <w:rFonts w:ascii="Arial" w:cs="Arial" w:eastAsia="Arial" w:hAnsi="Arial"/>
                <w:b/>
                <w:bCs/>
                <w:sz w:val="20"/>
                <w:szCs w:val="20"/>
              </w:rPr>
              <w:t xml:space="preserve">Disetujui Oleh</w:t>
            </w:r>
          </w:p>
        </w:tc>
      </w:tr>
      <w:tr>
        <w:tc>
          <w:tcPr>
            <w:tcW w:type="dxa" w:w="4680"/>
            <w:tcBorders>
              <w:top w:val="single" w:color="BDC3C7" w:sz="1"/>
              <w:left w:val="single" w:color="BDC3C7" w:sz="1"/>
              <w:bottom w:val="single" w:color="BDC3C7" w:sz="1"/>
              <w:right w:val="single" w:color="BDC3C7" w:sz="1"/>
            </w:tcBorders>
            <w:tcMar>
              <w:top w:type="dxa" w:w="80"/>
              <w:left w:type="dxa" w:w="150"/>
              <w:bottom w:type="dxa" w:w="80"/>
              <w:right w:type="dxa" w:w="120"/>
            </w:tcMar>
          </w:tcPr>
          <w:p>
            <w:pPr>
              <w:spacing w:after="600"/>
            </w:pPr>
            <w:r>
              <w:t xml:space="preserve"/>
            </w:r>
          </w:p>
          <w:p>
            <w:pPr>
              <w:jc w:val="center"/>
            </w:pPr>
            <w:r>
              <w:rPr>
                <w:rFonts w:ascii="Arial" w:cs="Arial" w:eastAsia="Arial" w:hAnsi="Arial"/>
                <w:sz w:val="20"/>
                <w:szCs w:val="20"/>
              </w:rPr>
              <w:t xml:space="preserve">________________________</w:t>
            </w:r>
          </w:p>
          <w:p>
            <w:pPr>
              <w:jc w:val="center"/>
            </w:pPr>
            <w:r>
              <w:rPr>
                <w:rFonts w:ascii="Arial" w:cs="Arial" w:eastAsia="Arial" w:hAnsi="Arial"/>
                <w:b/>
                <w:bCs/>
                <w:sz w:val="20"/>
                <w:szCs w:val="20"/>
              </w:rPr>
              <w:t xml:space="preserve">Head of IT Operations &amp; Infrastructure</w:t>
            </w:r>
          </w:p>
          <w:p>
            <w:pPr>
              <w:jc w:val="center"/>
            </w:pPr>
            <w:r>
              <w:rPr>
                <w:rFonts w:ascii="Arial" w:cs="Arial" w:eastAsia="Arial" w:hAnsi="Arial"/>
                <w:sz w:val="20"/>
                <w:szCs w:val="20"/>
              </w:rPr>
              <w:t xml:space="preserve">PT Equity Life Indonesia</w:t>
            </w:r>
          </w:p>
        </w:tc>
        <w:tc>
          <w:tcPr>
            <w:tcW w:type="dxa" w:w="4680"/>
            <w:tcBorders>
              <w:top w:val="single" w:color="BDC3C7" w:sz="1"/>
              <w:left w:val="single" w:color="BDC3C7" w:sz="1"/>
              <w:bottom w:val="single" w:color="BDC3C7" w:sz="1"/>
              <w:right w:val="single" w:color="BDC3C7" w:sz="1"/>
            </w:tcBorders>
            <w:tcMar>
              <w:top w:type="dxa" w:w="80"/>
              <w:left w:type="dxa" w:w="150"/>
              <w:bottom w:type="dxa" w:w="80"/>
              <w:right w:type="dxa" w:w="120"/>
            </w:tcMar>
          </w:tcPr>
          <w:p>
            <w:pPr>
              <w:spacing w:after="600"/>
            </w:pPr>
            <w:r>
              <w:t xml:space="preserve"/>
            </w:r>
          </w:p>
          <w:p>
            <w:pPr>
              <w:jc w:val="center"/>
            </w:pPr>
            <w:r>
              <w:rPr>
                <w:rFonts w:ascii="Arial" w:cs="Arial" w:eastAsia="Arial" w:hAnsi="Arial"/>
                <w:sz w:val="20"/>
                <w:szCs w:val="20"/>
              </w:rPr>
              <w:t xml:space="preserve">________________________</w:t>
            </w:r>
          </w:p>
          <w:p>
            <w:pPr>
              <w:jc w:val="center"/>
            </w:pPr>
            <w:r>
              <w:rPr>
                <w:rFonts w:ascii="Arial" w:cs="Arial" w:eastAsia="Arial" w:hAnsi="Arial"/>
                <w:b/>
                <w:bCs/>
                <w:sz w:val="20"/>
                <w:szCs w:val="20"/>
              </w:rPr>
              <w:t xml:space="preserve">Head of IT / CTO</w:t>
            </w:r>
          </w:p>
          <w:p>
            <w:pPr>
              <w:jc w:val="center"/>
            </w:pPr>
            <w:r>
              <w:rPr>
                <w:rFonts w:ascii="Arial" w:cs="Arial" w:eastAsia="Arial" w:hAnsi="Arial"/>
                <w:sz w:val="20"/>
                <w:szCs w:val="20"/>
              </w:rPr>
              <w:t xml:space="preserve">PT Equity Life Indonesia</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pPr>
    <w:r>
      <w:rPr>
        <w:rFonts w:ascii="Arial" w:cs="Arial" w:eastAsia="Arial" w:hAnsi="Arial"/>
        <w:color w:val="666666"/>
        <w:sz w:val="18"/>
        <w:szCs w:val="18"/>
      </w:rPr>
      <w:t xml:space="preserve">PT Equity Life Indonesia  —  10 Maret 2026  —  Halaman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dari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rFonts w:ascii="Arial" w:cs="Arial" w:eastAsia="Arial" w:hAnsi="Arial"/>
        <w:b/>
        <w:bCs/>
        <w:color w:val="2E6DA4"/>
        <w:sz w:val="18"/>
        <w:szCs w:val="18"/>
      </w:rPr>
      <w:t xml:space="preserve">ELI-POL-ITS-003  |  Kebijakan Release Management TI  |  v1.0</w:t>
    </w:r>
    <w:r>
      <w:rPr>
        <w:rFonts w:ascii="Arial" w:cs="Arial" w:eastAsia="Arial" w:hAnsi="Arial"/>
        <w:b/>
        <w:bCs/>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4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6DA4"/>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2026-03-10T07:30:32.343Z</dcterms:created>
  <dcterms:modified xsi:type="dcterms:W3CDTF">2026-03-10T07:30:32.343Z</dcterms:modified>
</cp:coreProperties>
</file>

<file path=docProps/custom.xml><?xml version="1.0" encoding="utf-8"?>
<Properties xmlns="http://schemas.openxmlformats.org/officeDocument/2006/custom-properties" xmlns:vt="http://schemas.openxmlformats.org/officeDocument/2006/docPropsVTypes"/>
</file>