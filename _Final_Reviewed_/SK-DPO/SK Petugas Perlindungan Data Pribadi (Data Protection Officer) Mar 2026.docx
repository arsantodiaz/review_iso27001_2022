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846EB" w14:textId="77777777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b/>
          <w:sz w:val="20"/>
          <w:szCs w:val="20"/>
        </w:rPr>
      </w:pPr>
    </w:p>
    <w:p w14:paraId="4D0571B9" w14:textId="77777777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</w:rPr>
      </w:pPr>
      <w:r w:rsidRPr="00F51AD5">
        <w:rPr>
          <w:rFonts w:ascii="Arial" w:hAnsi="Arial" w:cs="Arial"/>
          <w:b/>
        </w:rPr>
        <w:t>SURAT KEPUTUSAN</w:t>
      </w:r>
    </w:p>
    <w:p w14:paraId="64E8A391" w14:textId="1D7E074C" w:rsidR="00C56588" w:rsidRPr="00E45D5B" w:rsidRDefault="00C56588" w:rsidP="00C56588">
      <w:pPr>
        <w:pStyle w:val="NormalWeb"/>
        <w:spacing w:before="0" w:after="0"/>
        <w:jc w:val="center"/>
        <w:rPr>
          <w:rFonts w:ascii="Arial" w:hAnsi="Arial" w:cs="Arial"/>
          <w:sz w:val="20"/>
          <w:szCs w:val="20"/>
          <w:lang w:val="id-ID"/>
        </w:rPr>
      </w:pPr>
      <w:r w:rsidRPr="00E45D5B">
        <w:rPr>
          <w:rFonts w:ascii="Arial" w:hAnsi="Arial" w:cs="Arial"/>
          <w:sz w:val="20"/>
          <w:szCs w:val="20"/>
        </w:rPr>
        <w:t>No</w:t>
      </w:r>
      <w:r w:rsidR="00A3179B" w:rsidRPr="00E45D5B">
        <w:rPr>
          <w:rFonts w:ascii="Arial" w:hAnsi="Arial" w:cs="Arial"/>
          <w:sz w:val="20"/>
          <w:szCs w:val="20"/>
        </w:rPr>
        <w:t>.</w:t>
      </w:r>
      <w:r w:rsidRPr="00E45D5B">
        <w:rPr>
          <w:rFonts w:ascii="Arial" w:hAnsi="Arial" w:cs="Arial"/>
          <w:sz w:val="20"/>
          <w:szCs w:val="20"/>
          <w:lang w:val="id-ID"/>
        </w:rPr>
        <w:t xml:space="preserve"> </w:t>
      </w:r>
      <w:r w:rsidR="008E6F30">
        <w:rPr>
          <w:rFonts w:ascii="Arial" w:hAnsi="Arial" w:cs="Arial"/>
          <w:sz w:val="20"/>
          <w:szCs w:val="20"/>
        </w:rPr>
        <w:t>XXX</w:t>
      </w:r>
      <w:r w:rsidRPr="00E45D5B">
        <w:rPr>
          <w:rFonts w:ascii="Arial" w:hAnsi="Arial" w:cs="Arial"/>
          <w:sz w:val="20"/>
          <w:szCs w:val="20"/>
          <w:lang w:val="id-ID"/>
        </w:rPr>
        <w:t>/HCD-SK/</w:t>
      </w:r>
      <w:r w:rsidR="008431FE">
        <w:rPr>
          <w:rFonts w:ascii="Arial" w:hAnsi="Arial" w:cs="Arial"/>
          <w:sz w:val="20"/>
          <w:szCs w:val="20"/>
          <w:lang w:val="id-ID"/>
        </w:rPr>
        <w:t>III</w:t>
      </w:r>
      <w:r w:rsidRPr="00E45D5B">
        <w:rPr>
          <w:rFonts w:ascii="Arial" w:hAnsi="Arial" w:cs="Arial"/>
          <w:sz w:val="20"/>
          <w:szCs w:val="20"/>
          <w:lang w:val="id-ID"/>
        </w:rPr>
        <w:t>/202</w:t>
      </w:r>
      <w:r w:rsidR="008E6F30">
        <w:rPr>
          <w:rFonts w:ascii="Arial" w:hAnsi="Arial" w:cs="Arial"/>
          <w:sz w:val="20"/>
          <w:szCs w:val="20"/>
          <w:lang w:val="id-ID"/>
        </w:rPr>
        <w:t>6</w:t>
      </w:r>
    </w:p>
    <w:p w14:paraId="4BD7D7F4" w14:textId="77777777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lang w:val="id-ID"/>
        </w:rPr>
      </w:pPr>
    </w:p>
    <w:p w14:paraId="32848328" w14:textId="77777777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b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>Tentang :</w:t>
      </w:r>
    </w:p>
    <w:p w14:paraId="36A84FC1" w14:textId="4B995B9C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bCs/>
          <w:sz w:val="20"/>
          <w:szCs w:val="20"/>
          <w:lang w:val="id-ID"/>
        </w:rPr>
      </w:pPr>
      <w:r w:rsidRPr="00F51AD5">
        <w:rPr>
          <w:rFonts w:ascii="Arial" w:hAnsi="Arial" w:cs="Arial"/>
          <w:bCs/>
          <w:sz w:val="20"/>
          <w:szCs w:val="20"/>
          <w:lang w:val="id-ID"/>
        </w:rPr>
        <w:t>Penunjukan Pe</w:t>
      </w:r>
      <w:r w:rsidR="00D6184A" w:rsidRPr="00F51AD5">
        <w:rPr>
          <w:rFonts w:ascii="Arial" w:hAnsi="Arial" w:cs="Arial"/>
          <w:bCs/>
          <w:sz w:val="20"/>
          <w:szCs w:val="20"/>
          <w:lang w:val="id-ID"/>
        </w:rPr>
        <w:t>tugas</w:t>
      </w:r>
      <w:r w:rsidRPr="00F51AD5">
        <w:rPr>
          <w:rFonts w:ascii="Arial" w:hAnsi="Arial" w:cs="Arial"/>
          <w:bCs/>
          <w:sz w:val="20"/>
          <w:szCs w:val="20"/>
          <w:lang w:val="id-ID"/>
        </w:rPr>
        <w:t xml:space="preserve"> Pe</w:t>
      </w:r>
      <w:r w:rsidR="00D6184A" w:rsidRPr="00F51AD5">
        <w:rPr>
          <w:rFonts w:ascii="Arial" w:hAnsi="Arial" w:cs="Arial"/>
          <w:bCs/>
          <w:sz w:val="20"/>
          <w:szCs w:val="20"/>
          <w:lang w:val="id-ID"/>
        </w:rPr>
        <w:t>l</w:t>
      </w:r>
      <w:r w:rsidRPr="00F51AD5">
        <w:rPr>
          <w:rFonts w:ascii="Arial" w:hAnsi="Arial" w:cs="Arial"/>
          <w:bCs/>
          <w:sz w:val="20"/>
          <w:szCs w:val="20"/>
          <w:lang w:val="id-ID"/>
        </w:rPr>
        <w:t xml:space="preserve">indungan Data Pribadi </w:t>
      </w:r>
    </w:p>
    <w:p w14:paraId="20A8755E" w14:textId="6D14164C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bCs/>
          <w:sz w:val="20"/>
          <w:szCs w:val="20"/>
        </w:rPr>
      </w:pPr>
      <w:r w:rsidRPr="00F51AD5">
        <w:rPr>
          <w:rFonts w:ascii="Arial" w:hAnsi="Arial" w:cs="Arial"/>
          <w:bCs/>
          <w:sz w:val="20"/>
          <w:szCs w:val="20"/>
          <w:lang w:val="id-ID"/>
        </w:rPr>
        <w:t>(</w:t>
      </w:r>
      <w:r w:rsidRPr="00F51AD5">
        <w:rPr>
          <w:rFonts w:ascii="Arial" w:hAnsi="Arial" w:cs="Arial"/>
          <w:bCs/>
          <w:i/>
          <w:iCs/>
          <w:sz w:val="20"/>
          <w:szCs w:val="20"/>
          <w:lang w:val="id-ID"/>
        </w:rPr>
        <w:t>Data Protection Officer</w:t>
      </w:r>
      <w:r w:rsidRPr="00F51AD5">
        <w:rPr>
          <w:rFonts w:ascii="Arial" w:hAnsi="Arial" w:cs="Arial"/>
          <w:bCs/>
          <w:sz w:val="20"/>
          <w:szCs w:val="20"/>
          <w:lang w:val="id-ID"/>
        </w:rPr>
        <w:t>)</w:t>
      </w:r>
      <w:r w:rsidRPr="00F51AD5">
        <w:rPr>
          <w:rFonts w:ascii="Arial" w:hAnsi="Arial" w:cs="Arial"/>
          <w:bCs/>
          <w:sz w:val="20"/>
          <w:szCs w:val="20"/>
          <w:lang w:val="id-ID"/>
        </w:rPr>
        <w:br/>
      </w:r>
    </w:p>
    <w:p w14:paraId="6346E1EB" w14:textId="7640338E" w:rsidR="00AD1F76" w:rsidRPr="00F51AD5" w:rsidRDefault="00C56588" w:rsidP="00F51AD5">
      <w:pPr>
        <w:pStyle w:val="NormalWeb"/>
        <w:tabs>
          <w:tab w:val="left" w:pos="1914"/>
        </w:tabs>
        <w:spacing w:after="0"/>
        <w:ind w:left="1843" w:hanging="1843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>Menimbang:</w:t>
      </w:r>
      <w:r w:rsidRPr="00F51AD5">
        <w:rPr>
          <w:rFonts w:ascii="Arial" w:hAnsi="Arial" w:cs="Arial"/>
          <w:sz w:val="20"/>
          <w:szCs w:val="20"/>
          <w:lang w:val="id-ID"/>
        </w:rPr>
        <w:tab/>
        <w:t xml:space="preserve">Dalam rangka penerapan ketentuan Pelindungan Data Pribadi di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l</w:t>
      </w:r>
      <w:r w:rsidRPr="00F51AD5">
        <w:rPr>
          <w:rFonts w:ascii="Arial" w:hAnsi="Arial" w:cs="Arial"/>
          <w:sz w:val="20"/>
          <w:szCs w:val="20"/>
          <w:lang w:val="id-ID"/>
        </w:rPr>
        <w:t xml:space="preserve">ingkungan PT Equity Life Indonesia (“Perusahaan”) sebagaimana diamanatkan peraturan perundang-undangan yang berlaku, Perusahaan perlu menunjuk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P</w:t>
      </w:r>
      <w:r w:rsidRPr="00F51AD5">
        <w:rPr>
          <w:rFonts w:ascii="Arial" w:hAnsi="Arial" w:cs="Arial"/>
          <w:sz w:val="20"/>
          <w:szCs w:val="20"/>
          <w:lang w:val="id-ID"/>
        </w:rPr>
        <w:t>etugas yang melaksanakan fungsi Pelindungan Data Pribadi di lingkungan Perusahaan.</w:t>
      </w:r>
    </w:p>
    <w:p w14:paraId="299A9202" w14:textId="77777777" w:rsidR="00AD1F76" w:rsidRPr="00F51AD5" w:rsidRDefault="00AD1F76" w:rsidP="00F51AD5">
      <w:pPr>
        <w:pStyle w:val="NormalWeb"/>
        <w:tabs>
          <w:tab w:val="left" w:pos="1971"/>
        </w:tabs>
        <w:spacing w:before="0" w:after="0"/>
        <w:ind w:left="1440" w:hanging="1440"/>
        <w:jc w:val="both"/>
        <w:rPr>
          <w:rFonts w:ascii="Arial" w:hAnsi="Arial" w:cs="Arial"/>
          <w:sz w:val="20"/>
          <w:szCs w:val="20"/>
          <w:lang w:val="id-ID"/>
        </w:rPr>
      </w:pPr>
    </w:p>
    <w:p w14:paraId="788665D2" w14:textId="77777777" w:rsidR="00543887" w:rsidRDefault="00C56588" w:rsidP="00543887">
      <w:pPr>
        <w:pStyle w:val="NormalWeb"/>
        <w:tabs>
          <w:tab w:val="left" w:pos="1971"/>
        </w:tabs>
        <w:spacing w:before="0" w:after="0"/>
        <w:ind w:left="1440" w:hanging="1440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>Mengingat:</w:t>
      </w:r>
      <w:r w:rsidRPr="00F51AD5">
        <w:rPr>
          <w:rFonts w:ascii="Arial" w:hAnsi="Arial" w:cs="Arial"/>
          <w:sz w:val="20"/>
          <w:szCs w:val="20"/>
          <w:lang w:val="id-ID"/>
        </w:rPr>
        <w:tab/>
        <w:t xml:space="preserve">1. </w:t>
      </w:r>
      <w:r w:rsidR="00F51AD5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Pr="00F51AD5">
        <w:rPr>
          <w:rFonts w:ascii="Arial" w:hAnsi="Arial" w:cs="Arial"/>
          <w:sz w:val="20"/>
          <w:szCs w:val="20"/>
          <w:lang w:val="id-ID"/>
        </w:rPr>
        <w:t>Undang- Undang Nomor 27 tahun 2022 tentang Pelindungan Data Pribadi;</w:t>
      </w:r>
    </w:p>
    <w:p w14:paraId="292EFCD1" w14:textId="3E42D7D7" w:rsidR="00543887" w:rsidRPr="00F51AD5" w:rsidRDefault="00543887" w:rsidP="00543887">
      <w:pPr>
        <w:pStyle w:val="NormalWeb"/>
        <w:tabs>
          <w:tab w:val="left" w:pos="1971"/>
        </w:tabs>
        <w:spacing w:before="0" w:after="0"/>
        <w:ind w:left="1701" w:hanging="1701"/>
        <w:jc w:val="both"/>
        <w:rPr>
          <w:rFonts w:ascii="Arial" w:hAnsi="Arial" w:cs="Arial"/>
          <w:sz w:val="20"/>
          <w:szCs w:val="20"/>
          <w:lang w:val="id-ID"/>
        </w:rPr>
      </w:pPr>
      <w:r>
        <w:rPr>
          <w:rFonts w:ascii="Arial" w:hAnsi="Arial" w:cs="Arial"/>
          <w:sz w:val="20"/>
          <w:szCs w:val="20"/>
          <w:lang w:val="id-ID"/>
        </w:rPr>
        <w:t xml:space="preserve">                          2. </w:t>
      </w:r>
      <w:ins w:id="0" w:author="Anthonius Kanaris E" w:date="2025-11-18T17:10:00Z" w16du:dateUtc="2025-11-18T10:10:00Z">
        <w:r w:rsidRPr="00543887">
          <w:rPr>
            <w:rFonts w:ascii="Arial" w:hAnsi="Arial" w:cs="Arial"/>
            <w:sz w:val="20"/>
            <w:szCs w:val="20"/>
            <w:lang w:val="id-ID"/>
          </w:rPr>
          <w:t>Undang-undang Nomor 40  Tahun 2014 tentang Perasuransian sebagaimana terakhir diubah berdasarkan Undang-Undang Republik Indonesia Nomor 4 tahun 2023 tentang Pengembangan dan Penguatan Sektor Keuangan.</w:t>
        </w:r>
      </w:ins>
    </w:p>
    <w:p w14:paraId="579FB0C0" w14:textId="709D5A17" w:rsidR="00C56588" w:rsidRPr="00F51AD5" w:rsidRDefault="00C56588" w:rsidP="00F51AD5">
      <w:pPr>
        <w:pStyle w:val="NormalWeb"/>
        <w:tabs>
          <w:tab w:val="left" w:pos="1971"/>
        </w:tabs>
        <w:spacing w:before="0" w:after="0"/>
        <w:ind w:left="1843" w:hanging="1843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 xml:space="preserve">                          </w:t>
      </w:r>
      <w:r w:rsidR="00543887">
        <w:rPr>
          <w:rFonts w:ascii="Arial" w:hAnsi="Arial" w:cs="Arial"/>
          <w:sz w:val="20"/>
          <w:szCs w:val="20"/>
          <w:lang w:val="id-ID"/>
        </w:rPr>
        <w:t>3</w:t>
      </w:r>
      <w:r w:rsidRPr="00F51AD5">
        <w:rPr>
          <w:rFonts w:ascii="Arial" w:hAnsi="Arial" w:cs="Arial"/>
          <w:sz w:val="20"/>
          <w:szCs w:val="20"/>
          <w:lang w:val="id-ID"/>
        </w:rPr>
        <w:t>. Peraturan Otoritas Jasa Keuangan No. 22 tahun 2023 tentang Pelindungan</w:t>
      </w:r>
      <w:r w:rsidR="00F51AD5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Pr="00F51AD5">
        <w:rPr>
          <w:rFonts w:ascii="Arial" w:hAnsi="Arial" w:cs="Arial"/>
          <w:sz w:val="20"/>
          <w:szCs w:val="20"/>
          <w:lang w:val="id-ID"/>
        </w:rPr>
        <w:t>Konsumen dan Masyarakat di Sektor Jasa Keuangan;</w:t>
      </w:r>
    </w:p>
    <w:p w14:paraId="40E67515" w14:textId="77777777" w:rsidR="00C56588" w:rsidRPr="00F51AD5" w:rsidRDefault="00C56588" w:rsidP="00F51AD5">
      <w:pPr>
        <w:pStyle w:val="NormalWeb"/>
        <w:tabs>
          <w:tab w:val="left" w:pos="1957"/>
        </w:tabs>
        <w:spacing w:before="0" w:after="0"/>
        <w:ind w:left="1440" w:hanging="1440"/>
        <w:jc w:val="both"/>
        <w:rPr>
          <w:rFonts w:ascii="Arial" w:hAnsi="Arial" w:cs="Arial"/>
          <w:sz w:val="20"/>
          <w:szCs w:val="20"/>
        </w:rPr>
      </w:pPr>
    </w:p>
    <w:p w14:paraId="6426826A" w14:textId="1FB789CA" w:rsidR="00C56588" w:rsidRPr="00F51AD5" w:rsidRDefault="00C56588" w:rsidP="00AD1F76">
      <w:pPr>
        <w:pStyle w:val="NormalWeb"/>
        <w:spacing w:before="0" w:after="0"/>
        <w:ind w:left="1843" w:right="-138" w:hanging="1843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 xml:space="preserve">Memutuskan:  </w:t>
      </w:r>
      <w:r w:rsidR="00A3179B" w:rsidRPr="00F51AD5">
        <w:rPr>
          <w:rFonts w:ascii="Arial" w:hAnsi="Arial" w:cs="Arial"/>
          <w:sz w:val="20"/>
          <w:szCs w:val="20"/>
          <w:lang w:val="id-ID"/>
        </w:rPr>
        <w:t xml:space="preserve">1. </w:t>
      </w:r>
      <w:r w:rsidRPr="00F51AD5">
        <w:rPr>
          <w:rFonts w:ascii="Arial" w:hAnsi="Arial" w:cs="Arial"/>
          <w:sz w:val="20"/>
          <w:szCs w:val="20"/>
          <w:lang w:val="id-ID"/>
        </w:rPr>
        <w:t xml:space="preserve">Menunjuk nama-nama di bawah ini sebagai </w:t>
      </w:r>
      <w:r w:rsidR="00D6184A" w:rsidRPr="00F51AD5">
        <w:rPr>
          <w:rFonts w:ascii="Arial" w:hAnsi="Arial" w:cs="Arial"/>
          <w:sz w:val="20"/>
          <w:szCs w:val="20"/>
          <w:lang w:val="id-ID"/>
        </w:rPr>
        <w:t>Petugas Pelindungan Data</w:t>
      </w:r>
      <w:r w:rsidR="00AD1F76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="00D6184A" w:rsidRPr="00F51AD5">
        <w:rPr>
          <w:rFonts w:ascii="Arial" w:hAnsi="Arial" w:cs="Arial"/>
          <w:sz w:val="20"/>
          <w:szCs w:val="20"/>
          <w:lang w:val="id-ID"/>
        </w:rPr>
        <w:t>Pribadi</w:t>
      </w:r>
      <w:r w:rsid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Perusahaan:</w:t>
      </w:r>
    </w:p>
    <w:p w14:paraId="7C70F83D" w14:textId="3D7DA7CF" w:rsidR="00AC1EBB" w:rsidRPr="00F51AD5" w:rsidRDefault="00C56588" w:rsidP="00A3179B">
      <w:pPr>
        <w:pStyle w:val="NormalWeb"/>
        <w:spacing w:before="0" w:after="0"/>
        <w:ind w:left="720" w:hanging="720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ab/>
      </w:r>
      <w:r w:rsidRPr="00F51AD5">
        <w:rPr>
          <w:rFonts w:ascii="Arial" w:hAnsi="Arial" w:cs="Arial"/>
          <w:sz w:val="20"/>
          <w:szCs w:val="20"/>
          <w:lang w:val="id-ID"/>
        </w:rPr>
        <w:tab/>
      </w:r>
      <w:r w:rsidRPr="00F51AD5">
        <w:rPr>
          <w:rFonts w:ascii="Arial" w:hAnsi="Arial" w:cs="Arial"/>
          <w:sz w:val="20"/>
          <w:szCs w:val="20"/>
          <w:lang w:val="id-ID"/>
        </w:rPr>
        <w:tab/>
      </w:r>
    </w:p>
    <w:tbl>
      <w:tblPr>
        <w:tblpPr w:leftFromText="180" w:rightFromText="180" w:vertAnchor="text" w:horzAnchor="margin" w:tblpXSpec="right" w:tblpY="219"/>
        <w:tblOverlap w:val="never"/>
        <w:tblW w:w="70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05"/>
        <w:gridCol w:w="5310"/>
      </w:tblGrid>
      <w:tr w:rsidR="00A3179B" w:rsidRPr="00F51AD5" w14:paraId="25965289" w14:textId="77777777" w:rsidTr="00A3179B">
        <w:trPr>
          <w:trHeight w:val="387"/>
        </w:trPr>
        <w:tc>
          <w:tcPr>
            <w:tcW w:w="1705" w:type="dxa"/>
          </w:tcPr>
          <w:p w14:paraId="3AB124CC" w14:textId="77777777" w:rsidR="00A3179B" w:rsidRPr="00F51AD5" w:rsidRDefault="00A3179B" w:rsidP="00A3179B">
            <w:pPr>
              <w:pStyle w:val="ListParagraph"/>
              <w:snapToGrid w:val="0"/>
              <w:ind w:left="0"/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F51AD5">
              <w:rPr>
                <w:rFonts w:ascii="Arial" w:hAnsi="Arial" w:cs="Arial"/>
                <w:sz w:val="20"/>
                <w:szCs w:val="20"/>
                <w:lang w:val="id-ID"/>
              </w:rPr>
              <w:t>Ketua</w:t>
            </w:r>
          </w:p>
        </w:tc>
        <w:tc>
          <w:tcPr>
            <w:tcW w:w="5310" w:type="dxa"/>
          </w:tcPr>
          <w:p w14:paraId="38DD8724" w14:textId="56BAB92C" w:rsidR="00A3179B" w:rsidRPr="00F51AD5" w:rsidRDefault="00A3179B" w:rsidP="00A3179B">
            <w:pPr>
              <w:pStyle w:val="ListParagraph"/>
              <w:snapToGrid w:val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1AD5">
              <w:rPr>
                <w:rFonts w:ascii="Arial" w:hAnsi="Arial" w:cs="Arial"/>
                <w:sz w:val="20"/>
                <w:szCs w:val="20"/>
              </w:rPr>
              <w:t>Endiaz L Arsanto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(Development Security Operations)</w:t>
            </w:r>
          </w:p>
        </w:tc>
      </w:tr>
      <w:tr w:rsidR="00A3179B" w:rsidRPr="00F51AD5" w14:paraId="767105CD" w14:textId="77777777" w:rsidTr="00A3179B">
        <w:trPr>
          <w:trHeight w:val="401"/>
        </w:trPr>
        <w:tc>
          <w:tcPr>
            <w:tcW w:w="1705" w:type="dxa"/>
          </w:tcPr>
          <w:p w14:paraId="12E91F2C" w14:textId="77777777" w:rsidR="00A3179B" w:rsidRPr="00F51AD5" w:rsidRDefault="00A3179B" w:rsidP="00A3179B">
            <w:pPr>
              <w:pStyle w:val="ListParagraph"/>
              <w:snapToGrid w:val="0"/>
              <w:ind w:left="0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F51AD5">
              <w:rPr>
                <w:rFonts w:ascii="Arial" w:hAnsi="Arial" w:cs="Arial"/>
                <w:sz w:val="20"/>
                <w:szCs w:val="20"/>
              </w:rPr>
              <w:t xml:space="preserve">Anggota </w:t>
            </w:r>
          </w:p>
        </w:tc>
        <w:tc>
          <w:tcPr>
            <w:tcW w:w="5310" w:type="dxa"/>
          </w:tcPr>
          <w:p w14:paraId="4CA41EC2" w14:textId="4E6B607D" w:rsidR="00A3179B" w:rsidRDefault="00A3179B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8E6F30">
              <w:rPr>
                <w:rFonts w:ascii="Arial" w:hAnsi="Arial" w:cs="Arial"/>
                <w:sz w:val="20"/>
                <w:szCs w:val="20"/>
              </w:rPr>
              <w:t>Delyawati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(Claim)</w:t>
            </w:r>
          </w:p>
          <w:p w14:paraId="73B83FA6" w14:textId="65AC1756" w:rsidR="008E6F30" w:rsidRDefault="008E6F30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Lucia Isadora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(Underwriting &amp; NB Institutional)</w:t>
            </w:r>
          </w:p>
          <w:p w14:paraId="42CDD0F9" w14:textId="01126864" w:rsidR="008E6F30" w:rsidRDefault="008E6F30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Theresia Agustina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(Business Support)</w:t>
            </w:r>
          </w:p>
          <w:p w14:paraId="37A725F2" w14:textId="5AABDBF0" w:rsidR="008E6F30" w:rsidRDefault="008E6F30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Monika Sari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(Client Service Administration)</w:t>
            </w:r>
          </w:p>
          <w:p w14:paraId="64FAFC8B" w14:textId="49FE97DD" w:rsidR="008E6F30" w:rsidRPr="008E6F30" w:rsidRDefault="008E6F30" w:rsidP="008E6F30">
            <w:pPr>
              <w:pStyle w:val="ListParagraph"/>
              <w:numPr>
                <w:ilvl w:val="0"/>
                <w:numId w:val="5"/>
              </w:numPr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Daniel Hosea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(Provider Relation)</w:t>
            </w:r>
          </w:p>
          <w:p w14:paraId="727AD7C0" w14:textId="6A4D6363" w:rsidR="00A3179B" w:rsidRPr="00F51AD5" w:rsidRDefault="00A3179B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F51AD5">
              <w:rPr>
                <w:rFonts w:ascii="Arial" w:hAnsi="Arial" w:cs="Arial"/>
                <w:sz w:val="20"/>
                <w:szCs w:val="20"/>
              </w:rPr>
              <w:t>Feisal Laras Sirait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(Legal &amp; Compliance)</w:t>
            </w:r>
          </w:p>
          <w:p w14:paraId="5AC9BFF3" w14:textId="4A766146" w:rsidR="00A3179B" w:rsidRDefault="00A3179B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F51AD5">
              <w:rPr>
                <w:rFonts w:ascii="Arial" w:hAnsi="Arial" w:cs="Arial"/>
                <w:sz w:val="20"/>
                <w:szCs w:val="20"/>
              </w:rPr>
              <w:t>Ibut Gemantri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(Risk Management)</w:t>
            </w:r>
          </w:p>
          <w:p w14:paraId="01BC0B6C" w14:textId="481E459D" w:rsidR="008E6F30" w:rsidRDefault="008E6F30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Iman Subarkah</w:t>
            </w:r>
            <w:r w:rsidR="007A47C0">
              <w:rPr>
                <w:rFonts w:ascii="Arial" w:hAnsi="Arial" w:cs="Arial"/>
                <w:sz w:val="20"/>
                <w:szCs w:val="20"/>
              </w:rPr>
              <w:t xml:space="preserve"> (Data Management)</w:t>
            </w:r>
          </w:p>
          <w:p w14:paraId="1C2759E1" w14:textId="19A41719" w:rsidR="008E6F30" w:rsidRPr="007A47C0" w:rsidRDefault="007A47C0" w:rsidP="008E6F30">
            <w:pPr>
              <w:pStyle w:val="ListParagraph"/>
              <w:numPr>
                <w:ilvl w:val="0"/>
                <w:numId w:val="5"/>
              </w:numPr>
              <w:tabs>
                <w:tab w:val="left" w:pos="720"/>
              </w:tabs>
              <w:suppressAutoHyphens/>
              <w:snapToGrid w:val="0"/>
              <w:spacing w:after="0" w:line="240" w:lineRule="auto"/>
              <w:contextualSpacing w:val="0"/>
              <w:rPr>
                <w:rFonts w:ascii="Arial" w:hAnsi="Arial" w:cs="Arial"/>
                <w:sz w:val="20"/>
                <w:szCs w:val="20"/>
              </w:rPr>
            </w:pPr>
            <w:r w:rsidRPr="007A47C0">
              <w:rPr>
                <w:rFonts w:ascii="Arial" w:hAnsi="Arial" w:cs="Arial"/>
                <w:sz w:val="20"/>
                <w:szCs w:val="20"/>
              </w:rPr>
              <w:t>Istauton Dendang ( Customer Analytics &amp; Insight)</w:t>
            </w:r>
          </w:p>
          <w:p w14:paraId="7CE4F3FC" w14:textId="2920CD72" w:rsidR="00A3179B" w:rsidRPr="00F51AD5" w:rsidRDefault="00A3179B" w:rsidP="008E6F30">
            <w:pPr>
              <w:pStyle w:val="ListParagraph"/>
              <w:suppressAutoHyphens/>
              <w:snapToGrid w:val="0"/>
              <w:spacing w:after="0" w:line="240" w:lineRule="auto"/>
              <w:ind w:left="256"/>
              <w:contextualSpacing w:val="0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26FECEAA" w14:textId="77777777" w:rsidR="00A3179B" w:rsidRPr="00F51AD5" w:rsidRDefault="00A3179B" w:rsidP="00A3179B">
      <w:pPr>
        <w:pStyle w:val="NormalWeb"/>
        <w:spacing w:before="0" w:after="0"/>
        <w:ind w:left="720" w:hanging="720"/>
        <w:jc w:val="both"/>
        <w:rPr>
          <w:rFonts w:ascii="Arial" w:hAnsi="Arial" w:cs="Arial"/>
          <w:sz w:val="20"/>
          <w:szCs w:val="20"/>
          <w:lang w:val="id-ID"/>
        </w:rPr>
      </w:pPr>
    </w:p>
    <w:p w14:paraId="18C95843" w14:textId="7D8BF299" w:rsidR="00C56588" w:rsidRPr="00F51AD5" w:rsidRDefault="00C56588" w:rsidP="00C56588">
      <w:pPr>
        <w:pStyle w:val="NormalWeb"/>
        <w:spacing w:before="0" w:after="0"/>
        <w:ind w:left="2160" w:firstLine="720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ab/>
      </w:r>
      <w:r w:rsidRPr="00F51AD5">
        <w:rPr>
          <w:rFonts w:ascii="Arial" w:hAnsi="Arial" w:cs="Arial"/>
          <w:sz w:val="20"/>
          <w:szCs w:val="20"/>
          <w:lang w:val="id-ID"/>
        </w:rPr>
        <w:tab/>
      </w:r>
    </w:p>
    <w:p w14:paraId="06554F54" w14:textId="53DCE901" w:rsidR="00C56588" w:rsidRPr="00F51AD5" w:rsidRDefault="00C56588" w:rsidP="00F51AD5">
      <w:pPr>
        <w:pStyle w:val="NormalWeb"/>
        <w:spacing w:before="0" w:after="0"/>
        <w:ind w:left="1843" w:hanging="425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 xml:space="preserve"> 2. </w:t>
      </w:r>
      <w:r w:rsidR="005D419F" w:rsidRPr="00F51AD5">
        <w:rPr>
          <w:rFonts w:ascii="Arial" w:hAnsi="Arial" w:cs="Arial"/>
          <w:sz w:val="20"/>
          <w:szCs w:val="20"/>
          <w:lang w:val="id-ID"/>
        </w:rPr>
        <w:t>Petugas</w:t>
      </w:r>
      <w:r w:rsidR="00AD1F76" w:rsidRPr="00F51AD5">
        <w:rPr>
          <w:rFonts w:ascii="Arial" w:hAnsi="Arial" w:cs="Arial"/>
          <w:sz w:val="20"/>
          <w:szCs w:val="20"/>
          <w:lang w:val="id-ID"/>
        </w:rPr>
        <w:t>-petugas</w:t>
      </w:r>
      <w:r w:rsidRPr="00F51AD5">
        <w:rPr>
          <w:rFonts w:ascii="Arial" w:hAnsi="Arial" w:cs="Arial"/>
          <w:sz w:val="20"/>
          <w:szCs w:val="20"/>
          <w:lang w:val="id-ID"/>
        </w:rPr>
        <w:t xml:space="preserve"> tersebut dalam menjalankan tugasnya secara operasional</w:t>
      </w:r>
      <w:r w:rsidRPr="00F51AD5">
        <w:rPr>
          <w:rFonts w:ascii="Arial" w:hAnsi="Arial" w:cs="Arial"/>
          <w:sz w:val="20"/>
          <w:szCs w:val="20"/>
          <w:lang w:val="id-ID"/>
        </w:rPr>
        <w:br/>
        <w:t xml:space="preserve">bertanggung jawab kepada </w:t>
      </w:r>
      <w:r w:rsidR="00D6184A" w:rsidRPr="00F51AD5">
        <w:rPr>
          <w:rFonts w:ascii="Arial" w:hAnsi="Arial" w:cs="Arial"/>
          <w:sz w:val="20"/>
          <w:szCs w:val="20"/>
          <w:lang w:val="id-ID"/>
        </w:rPr>
        <w:t xml:space="preserve">Chief Technology </w:t>
      </w:r>
      <w:r w:rsidR="007A47C0">
        <w:rPr>
          <w:rFonts w:ascii="Arial" w:hAnsi="Arial" w:cs="Arial"/>
          <w:sz w:val="20"/>
          <w:szCs w:val="20"/>
          <w:lang w:val="id-ID"/>
        </w:rPr>
        <w:t xml:space="preserve">&amp; Information </w:t>
      </w:r>
      <w:r w:rsidR="00D6184A" w:rsidRPr="00F51AD5">
        <w:rPr>
          <w:rFonts w:ascii="Arial" w:hAnsi="Arial" w:cs="Arial"/>
          <w:sz w:val="20"/>
          <w:szCs w:val="20"/>
          <w:lang w:val="id-ID"/>
        </w:rPr>
        <w:t xml:space="preserve">Officer,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Direktur Kepatuhan</w:t>
      </w:r>
      <w:r w:rsidR="007A47C0">
        <w:rPr>
          <w:rFonts w:ascii="Arial" w:hAnsi="Arial" w:cs="Arial"/>
          <w:sz w:val="20"/>
          <w:szCs w:val="20"/>
          <w:lang w:val="id-ID"/>
        </w:rPr>
        <w:t xml:space="preserve"> </w:t>
      </w:r>
      <w:r w:rsidR="005D419F" w:rsidRPr="00F51AD5">
        <w:rPr>
          <w:rFonts w:ascii="Arial" w:hAnsi="Arial" w:cs="Arial"/>
          <w:sz w:val="20"/>
          <w:szCs w:val="20"/>
          <w:lang w:val="id-ID"/>
        </w:rPr>
        <w:t>dan Presiden Direktur</w:t>
      </w:r>
      <w:r w:rsidR="00571735" w:rsidRPr="00F51AD5">
        <w:rPr>
          <w:rFonts w:ascii="Arial" w:hAnsi="Arial" w:cs="Arial"/>
          <w:sz w:val="20"/>
          <w:szCs w:val="20"/>
          <w:lang w:val="id-ID"/>
        </w:rPr>
        <w:t>.</w:t>
      </w:r>
    </w:p>
    <w:p w14:paraId="37A64637" w14:textId="77777777" w:rsidR="00A462B0" w:rsidRPr="00F51AD5" w:rsidRDefault="00A462B0" w:rsidP="00F51AD5">
      <w:pPr>
        <w:pStyle w:val="NormalWeb"/>
        <w:spacing w:before="0" w:after="0"/>
        <w:jc w:val="both"/>
        <w:rPr>
          <w:rFonts w:ascii="Arial" w:hAnsi="Arial" w:cs="Arial"/>
          <w:sz w:val="20"/>
          <w:szCs w:val="20"/>
          <w:lang w:val="id-ID"/>
        </w:rPr>
      </w:pPr>
    </w:p>
    <w:p w14:paraId="11D10683" w14:textId="4C9D0998" w:rsidR="00C56588" w:rsidRPr="00F51AD5" w:rsidRDefault="00C56588" w:rsidP="00AC1EBB">
      <w:pPr>
        <w:pStyle w:val="NormalWeb"/>
        <w:spacing w:before="0" w:after="0"/>
        <w:ind w:left="720" w:hanging="720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ab/>
      </w:r>
      <w:r w:rsidRPr="00F51AD5">
        <w:rPr>
          <w:rFonts w:ascii="Arial" w:hAnsi="Arial" w:cs="Arial"/>
          <w:sz w:val="20"/>
          <w:szCs w:val="20"/>
          <w:lang w:val="id-ID"/>
        </w:rPr>
        <w:tab/>
        <w:t xml:space="preserve"> </w:t>
      </w:r>
      <w:r w:rsidR="00AC1EBB" w:rsidRPr="00F51AD5">
        <w:rPr>
          <w:rFonts w:ascii="Arial" w:hAnsi="Arial" w:cs="Arial"/>
          <w:sz w:val="20"/>
          <w:szCs w:val="20"/>
          <w:lang w:val="id-ID"/>
        </w:rPr>
        <w:t xml:space="preserve">3.   </w:t>
      </w:r>
      <w:r w:rsidRPr="00F51AD5">
        <w:rPr>
          <w:rFonts w:ascii="Arial" w:hAnsi="Arial" w:cs="Arial"/>
          <w:sz w:val="20"/>
          <w:szCs w:val="20"/>
          <w:lang w:val="id-ID"/>
        </w:rPr>
        <w:t xml:space="preserve">Tugas dan tanggung jawab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Petugas</w:t>
      </w:r>
      <w:r w:rsidR="005D419F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Pelind</w:t>
      </w:r>
      <w:r w:rsidR="005D419F" w:rsidRPr="00F51AD5">
        <w:rPr>
          <w:rFonts w:ascii="Arial" w:hAnsi="Arial" w:cs="Arial"/>
          <w:sz w:val="20"/>
          <w:szCs w:val="20"/>
          <w:lang w:val="id-ID"/>
        </w:rPr>
        <w:t>ungan Data Pribadi antara lain</w:t>
      </w:r>
      <w:r w:rsidRPr="00F51AD5">
        <w:rPr>
          <w:rFonts w:ascii="Arial" w:hAnsi="Arial" w:cs="Arial"/>
          <w:sz w:val="20"/>
          <w:szCs w:val="20"/>
          <w:lang w:val="id-ID"/>
        </w:rPr>
        <w:t>:</w:t>
      </w:r>
    </w:p>
    <w:p w14:paraId="6903F26A" w14:textId="5B871443" w:rsidR="00AC1EBB" w:rsidRPr="00F51AD5" w:rsidRDefault="00AC1EBB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>menginformasikan dan memberikan saran kepada Pengendali Data Pribadi atau Prosesor Data Pribadi agar mematuhi ketentuan dalam Undang-Undang Pelindungan Data Pribadi</w:t>
      </w:r>
      <w:r w:rsidR="00AD1F76" w:rsidRPr="00F51AD5">
        <w:rPr>
          <w:rFonts w:ascii="Arial" w:hAnsi="Arial" w:cs="Arial"/>
          <w:sz w:val="20"/>
          <w:szCs w:val="20"/>
        </w:rPr>
        <w:t>;</w:t>
      </w:r>
    </w:p>
    <w:p w14:paraId="0E852B72" w14:textId="18C24C09" w:rsidR="00AC1EBB" w:rsidRPr="00F51AD5" w:rsidRDefault="00AC1EBB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 xml:space="preserve">memantau dan memastikan kepatuhan terhadap Undang-Undang ini dan </w:t>
      </w:r>
      <w:r w:rsidR="00AD1F76" w:rsidRPr="00F51AD5">
        <w:rPr>
          <w:rFonts w:ascii="Arial" w:hAnsi="Arial" w:cs="Arial"/>
          <w:sz w:val="20"/>
          <w:szCs w:val="20"/>
        </w:rPr>
        <w:t>K</w:t>
      </w:r>
      <w:r w:rsidRPr="00F51AD5">
        <w:rPr>
          <w:rFonts w:ascii="Arial" w:hAnsi="Arial" w:cs="Arial"/>
          <w:sz w:val="20"/>
          <w:szCs w:val="20"/>
        </w:rPr>
        <w:t>ebijakan Pengendali Data Pribadi atau Prosesor Data Pribadi;</w:t>
      </w:r>
    </w:p>
    <w:p w14:paraId="70216D47" w14:textId="0F30BB1E" w:rsidR="00C56588" w:rsidRPr="00F51AD5" w:rsidRDefault="00AC1EBB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>berkoordinasi dan bertindak sebagai narahubung untuk isu yang berkaitan dengan pemrosesan Data Pribadi</w:t>
      </w:r>
      <w:r w:rsidR="00AD1F76" w:rsidRPr="00F51AD5">
        <w:rPr>
          <w:rFonts w:ascii="Arial" w:hAnsi="Arial" w:cs="Arial"/>
          <w:sz w:val="20"/>
          <w:szCs w:val="20"/>
        </w:rPr>
        <w:t>;</w:t>
      </w:r>
    </w:p>
    <w:p w14:paraId="5D5C3615" w14:textId="352452E4" w:rsidR="00AC1EBB" w:rsidRPr="00F51AD5" w:rsidRDefault="00AC1EBB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>Petugas yang melaksanakan fungsi Pelindungan Data Pribadi wajib memperhatikan risiko terkait pemrosesan Data Pribadi, dengan mempertimbangkan sifat, ruang lingkup, konteks, dan tujuan pemrosesan</w:t>
      </w:r>
      <w:r w:rsidR="00D829DE" w:rsidRPr="00F51AD5">
        <w:rPr>
          <w:rFonts w:ascii="Arial" w:hAnsi="Arial" w:cs="Arial"/>
          <w:sz w:val="20"/>
          <w:szCs w:val="20"/>
        </w:rPr>
        <w:t>;</w:t>
      </w:r>
    </w:p>
    <w:p w14:paraId="2B1E279C" w14:textId="264DCE7E" w:rsidR="00D829DE" w:rsidRPr="00F51AD5" w:rsidRDefault="00D829DE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 xml:space="preserve">membantu Perusahaan dalam merancang dan mengimplementasikan sistem pelindungan </w:t>
      </w:r>
      <w:r w:rsidR="00AD1F76" w:rsidRPr="00F51AD5">
        <w:rPr>
          <w:rFonts w:ascii="Arial" w:hAnsi="Arial" w:cs="Arial"/>
          <w:sz w:val="20"/>
          <w:szCs w:val="20"/>
        </w:rPr>
        <w:t>D</w:t>
      </w:r>
      <w:r w:rsidRPr="00F51AD5">
        <w:rPr>
          <w:rFonts w:ascii="Arial" w:hAnsi="Arial" w:cs="Arial"/>
          <w:sz w:val="20"/>
          <w:szCs w:val="20"/>
        </w:rPr>
        <w:t xml:space="preserve">ata </w:t>
      </w:r>
      <w:r w:rsidR="00AD1F76" w:rsidRPr="00F51AD5">
        <w:rPr>
          <w:rFonts w:ascii="Arial" w:hAnsi="Arial" w:cs="Arial"/>
          <w:sz w:val="20"/>
          <w:szCs w:val="20"/>
        </w:rPr>
        <w:t>P</w:t>
      </w:r>
      <w:r w:rsidRPr="00F51AD5">
        <w:rPr>
          <w:rFonts w:ascii="Arial" w:hAnsi="Arial" w:cs="Arial"/>
          <w:sz w:val="20"/>
          <w:szCs w:val="20"/>
        </w:rPr>
        <w:t>ribadi yang baik di dalam Perusahaan,</w:t>
      </w:r>
      <w:r w:rsidR="00AD1F76" w:rsidRPr="00F51AD5">
        <w:rPr>
          <w:rFonts w:ascii="Arial" w:hAnsi="Arial" w:cs="Arial"/>
          <w:sz w:val="20"/>
          <w:szCs w:val="20"/>
        </w:rPr>
        <w:t xml:space="preserve"> </w:t>
      </w:r>
      <w:r w:rsidRPr="00F51AD5">
        <w:rPr>
          <w:rFonts w:ascii="Arial" w:hAnsi="Arial" w:cs="Arial"/>
          <w:sz w:val="20"/>
          <w:szCs w:val="20"/>
        </w:rPr>
        <w:t xml:space="preserve">termasuk bekerja sama dengan manajemen </w:t>
      </w:r>
      <w:r w:rsidR="00AD1F76" w:rsidRPr="00F51AD5">
        <w:rPr>
          <w:rFonts w:ascii="Arial" w:hAnsi="Arial" w:cs="Arial"/>
          <w:sz w:val="20"/>
          <w:szCs w:val="20"/>
        </w:rPr>
        <w:t>P</w:t>
      </w:r>
      <w:r w:rsidRPr="00F51AD5">
        <w:rPr>
          <w:rFonts w:ascii="Arial" w:hAnsi="Arial" w:cs="Arial"/>
          <w:sz w:val="20"/>
          <w:szCs w:val="20"/>
        </w:rPr>
        <w:t xml:space="preserve">erusahaan atau divisi-divisi terkait di dalam </w:t>
      </w:r>
      <w:r w:rsidR="00AD1F76" w:rsidRPr="00F51AD5">
        <w:rPr>
          <w:rFonts w:ascii="Arial" w:hAnsi="Arial" w:cs="Arial"/>
          <w:sz w:val="20"/>
          <w:szCs w:val="20"/>
        </w:rPr>
        <w:t>P</w:t>
      </w:r>
      <w:r w:rsidRPr="00F51AD5">
        <w:rPr>
          <w:rFonts w:ascii="Arial" w:hAnsi="Arial" w:cs="Arial"/>
          <w:sz w:val="20"/>
          <w:szCs w:val="20"/>
        </w:rPr>
        <w:t>erusahaan untuk memastikan pemrosesan sudah sesuai dengan aturan yang berlaku;</w:t>
      </w:r>
    </w:p>
    <w:p w14:paraId="09D2A75C" w14:textId="33BFEBBE" w:rsidR="00D829DE" w:rsidRPr="00F51AD5" w:rsidRDefault="00D829DE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 xml:space="preserve">membantu Perusahaan dalam melakukan analisis dampak </w:t>
      </w:r>
      <w:r w:rsidR="00AD1F76" w:rsidRPr="00F51AD5">
        <w:rPr>
          <w:rFonts w:ascii="Arial" w:hAnsi="Arial" w:cs="Arial"/>
          <w:sz w:val="20"/>
          <w:szCs w:val="20"/>
        </w:rPr>
        <w:t>P</w:t>
      </w:r>
      <w:r w:rsidRPr="00F51AD5">
        <w:rPr>
          <w:rFonts w:ascii="Arial" w:hAnsi="Arial" w:cs="Arial"/>
          <w:sz w:val="20"/>
          <w:szCs w:val="20"/>
        </w:rPr>
        <w:t xml:space="preserve">elindungan </w:t>
      </w:r>
      <w:r w:rsidR="00AD1F76" w:rsidRPr="00F51AD5">
        <w:rPr>
          <w:rFonts w:ascii="Arial" w:hAnsi="Arial" w:cs="Arial"/>
          <w:sz w:val="20"/>
          <w:szCs w:val="20"/>
        </w:rPr>
        <w:t>D</w:t>
      </w:r>
      <w:r w:rsidRPr="00F51AD5">
        <w:rPr>
          <w:rFonts w:ascii="Arial" w:hAnsi="Arial" w:cs="Arial"/>
          <w:sz w:val="20"/>
          <w:szCs w:val="20"/>
        </w:rPr>
        <w:t xml:space="preserve">ata </w:t>
      </w:r>
      <w:r w:rsidR="00AD1F76" w:rsidRPr="00F51AD5">
        <w:rPr>
          <w:rFonts w:ascii="Arial" w:hAnsi="Arial" w:cs="Arial"/>
          <w:sz w:val="20"/>
          <w:szCs w:val="20"/>
        </w:rPr>
        <w:t>P</w:t>
      </w:r>
      <w:r w:rsidRPr="00F51AD5">
        <w:rPr>
          <w:rFonts w:ascii="Arial" w:hAnsi="Arial" w:cs="Arial"/>
          <w:sz w:val="20"/>
          <w:szCs w:val="20"/>
        </w:rPr>
        <w:t>ribadi atas kebijakan atau produk baru yang akan diterbitkan oleh Perusahaan dan memantau kinerja Pengendali Data Pribadi dan Prosesor Data Pribadi</w:t>
      </w:r>
    </w:p>
    <w:p w14:paraId="149A8F71" w14:textId="24BED90A" w:rsidR="00D829DE" w:rsidRPr="00F51AD5" w:rsidRDefault="00D829DE" w:rsidP="00AC1EBB">
      <w:pPr>
        <w:pStyle w:val="NormalWeb"/>
        <w:numPr>
          <w:ilvl w:val="0"/>
          <w:numId w:val="1"/>
        </w:numPr>
        <w:spacing w:before="0" w:after="0"/>
        <w:ind w:left="2268" w:hanging="425"/>
        <w:jc w:val="both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lastRenderedPageBreak/>
        <w:t>berperan secara independen dalam menjalankan tugasnya serta wajib memberikan saran sesuai dengan keahliannya.</w:t>
      </w:r>
    </w:p>
    <w:p w14:paraId="4D6A282A" w14:textId="77777777" w:rsidR="00C56588" w:rsidRPr="00F51AD5" w:rsidRDefault="00C56588" w:rsidP="00AC1EBB">
      <w:pPr>
        <w:pStyle w:val="NormalWeb"/>
        <w:spacing w:before="0" w:after="0"/>
        <w:ind w:left="720" w:hanging="720"/>
        <w:jc w:val="both"/>
        <w:rPr>
          <w:rFonts w:ascii="Arial" w:hAnsi="Arial" w:cs="Arial"/>
          <w:sz w:val="20"/>
          <w:szCs w:val="20"/>
          <w:lang w:val="id-ID"/>
        </w:rPr>
      </w:pPr>
    </w:p>
    <w:p w14:paraId="6EE824F2" w14:textId="6D70A315" w:rsidR="00571735" w:rsidRPr="00F51AD5" w:rsidRDefault="00571735" w:rsidP="00571735">
      <w:pPr>
        <w:pStyle w:val="NormalWeb"/>
        <w:spacing w:before="0" w:after="0"/>
        <w:ind w:left="1843" w:hanging="1843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 xml:space="preserve">                         </w:t>
      </w:r>
      <w:ins w:id="1" w:author="Anthonius Kanaris E" w:date="2025-11-18T17:10:00Z" w16du:dateUtc="2025-11-18T10:10:00Z">
        <w:r w:rsidR="00543887">
          <w:rPr>
            <w:rFonts w:ascii="Arial" w:hAnsi="Arial" w:cs="Arial"/>
            <w:sz w:val="20"/>
            <w:szCs w:val="20"/>
            <w:lang w:val="id-ID"/>
          </w:rPr>
          <w:t xml:space="preserve">   </w:t>
        </w:r>
      </w:ins>
      <w:r w:rsidR="00AC1EBB" w:rsidRPr="00F51AD5">
        <w:rPr>
          <w:rFonts w:ascii="Arial" w:hAnsi="Arial" w:cs="Arial"/>
          <w:sz w:val="20"/>
          <w:szCs w:val="20"/>
          <w:lang w:val="id-ID"/>
        </w:rPr>
        <w:t>4</w:t>
      </w:r>
      <w:r w:rsidRPr="00F51AD5">
        <w:rPr>
          <w:rFonts w:ascii="Arial" w:hAnsi="Arial" w:cs="Arial"/>
          <w:sz w:val="20"/>
          <w:szCs w:val="20"/>
          <w:lang w:val="id-ID"/>
        </w:rPr>
        <w:t>.</w:t>
      </w:r>
      <w:r w:rsidR="00AC1EBB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="00D829DE" w:rsidRPr="00F51AD5">
        <w:rPr>
          <w:rFonts w:ascii="Arial" w:hAnsi="Arial" w:cs="Arial"/>
          <w:sz w:val="20"/>
          <w:szCs w:val="20"/>
          <w:lang w:val="id-ID"/>
        </w:rPr>
        <w:t xml:space="preserve">Segala sesuatu yang terkait dengan pemrosesan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D</w:t>
      </w:r>
      <w:r w:rsidR="00D829DE" w:rsidRPr="00F51AD5">
        <w:rPr>
          <w:rFonts w:ascii="Arial" w:hAnsi="Arial" w:cs="Arial"/>
          <w:sz w:val="20"/>
          <w:szCs w:val="20"/>
          <w:lang w:val="id-ID"/>
        </w:rPr>
        <w:t xml:space="preserve">ata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P</w:t>
      </w:r>
      <w:r w:rsidR="00D829DE" w:rsidRPr="00F51AD5">
        <w:rPr>
          <w:rFonts w:ascii="Arial" w:hAnsi="Arial" w:cs="Arial"/>
          <w:sz w:val="20"/>
          <w:szCs w:val="20"/>
          <w:lang w:val="id-ID"/>
        </w:rPr>
        <w:t xml:space="preserve">ribadi di dalam Perusahaan harus melibatkan Petugas Pelindungan Data Pribadi. Perusahaan wajib berkonsultasi dengan Petugas Pelindungan Data Pribadi sebelum memberikan keputusan terhadap pemrosesan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D</w:t>
      </w:r>
      <w:r w:rsidR="00D829DE" w:rsidRPr="00F51AD5">
        <w:rPr>
          <w:rFonts w:ascii="Arial" w:hAnsi="Arial" w:cs="Arial"/>
          <w:sz w:val="20"/>
          <w:szCs w:val="20"/>
          <w:lang w:val="id-ID"/>
        </w:rPr>
        <w:t xml:space="preserve">ata </w:t>
      </w:r>
      <w:r w:rsidR="00AD1F76" w:rsidRPr="00F51AD5">
        <w:rPr>
          <w:rFonts w:ascii="Arial" w:hAnsi="Arial" w:cs="Arial"/>
          <w:sz w:val="20"/>
          <w:szCs w:val="20"/>
          <w:lang w:val="id-ID"/>
        </w:rPr>
        <w:t>P</w:t>
      </w:r>
      <w:r w:rsidR="00D829DE" w:rsidRPr="00F51AD5">
        <w:rPr>
          <w:rFonts w:ascii="Arial" w:hAnsi="Arial" w:cs="Arial"/>
          <w:sz w:val="20"/>
          <w:szCs w:val="20"/>
          <w:lang w:val="id-ID"/>
        </w:rPr>
        <w:t>ribadi dalam Perusahaan.</w:t>
      </w:r>
    </w:p>
    <w:p w14:paraId="23C8E347" w14:textId="77777777" w:rsidR="00571735" w:rsidRPr="00F51AD5" w:rsidRDefault="00571735" w:rsidP="00571735">
      <w:pPr>
        <w:pStyle w:val="NormalWeb"/>
        <w:spacing w:before="0" w:after="0"/>
        <w:ind w:left="1843" w:hanging="1843"/>
        <w:jc w:val="both"/>
        <w:rPr>
          <w:rFonts w:ascii="Arial" w:hAnsi="Arial" w:cs="Arial"/>
          <w:sz w:val="20"/>
          <w:szCs w:val="20"/>
          <w:lang w:val="id-ID"/>
        </w:rPr>
      </w:pPr>
    </w:p>
    <w:p w14:paraId="1004815C" w14:textId="77777777" w:rsidR="0021357C" w:rsidRPr="00F51AD5" w:rsidRDefault="00571735" w:rsidP="0021357C">
      <w:pPr>
        <w:pStyle w:val="NormalWeb"/>
        <w:spacing w:before="0" w:after="0"/>
        <w:ind w:left="1843" w:hanging="283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>5. Surat ini akan ditinjau secara berkala dan disesuaikan dengan kebutuhan</w:t>
      </w:r>
      <w:r w:rsidR="00C56588" w:rsidRPr="00F51AD5">
        <w:rPr>
          <w:rFonts w:ascii="Arial" w:hAnsi="Arial" w:cs="Arial"/>
          <w:sz w:val="20"/>
          <w:szCs w:val="20"/>
          <w:lang w:val="id-ID"/>
        </w:rPr>
        <w:t>.</w:t>
      </w:r>
    </w:p>
    <w:p w14:paraId="73EECF8B" w14:textId="77777777" w:rsidR="0021357C" w:rsidRPr="00F51AD5" w:rsidRDefault="0021357C" w:rsidP="0021357C">
      <w:pPr>
        <w:pStyle w:val="NormalWeb"/>
        <w:spacing w:before="0" w:after="0"/>
        <w:ind w:left="1843" w:hanging="283"/>
        <w:jc w:val="both"/>
        <w:rPr>
          <w:rFonts w:ascii="Arial" w:hAnsi="Arial" w:cs="Arial"/>
          <w:sz w:val="20"/>
          <w:szCs w:val="20"/>
          <w:lang w:val="id-ID"/>
        </w:rPr>
      </w:pPr>
    </w:p>
    <w:p w14:paraId="0EB8D357" w14:textId="1FF90386" w:rsidR="00571735" w:rsidRPr="00F51AD5" w:rsidRDefault="0021357C" w:rsidP="0021357C">
      <w:pPr>
        <w:pStyle w:val="NormalWeb"/>
        <w:spacing w:before="0" w:after="0"/>
        <w:ind w:left="1843" w:hanging="283"/>
        <w:jc w:val="both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 xml:space="preserve">6. </w:t>
      </w:r>
      <w:r w:rsidR="00A3179B" w:rsidRPr="00F51AD5">
        <w:rPr>
          <w:rFonts w:ascii="Arial" w:hAnsi="Arial" w:cs="Arial"/>
          <w:sz w:val="20"/>
          <w:szCs w:val="20"/>
        </w:rPr>
        <w:t>Dengan dikeluarkan surat keputusan ini, maka surat keputusan No.</w:t>
      </w:r>
      <w:r w:rsidR="00A3179B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="007A47C0">
        <w:rPr>
          <w:rFonts w:ascii="Arial" w:hAnsi="Arial" w:cs="Arial"/>
          <w:sz w:val="20"/>
          <w:szCs w:val="20"/>
        </w:rPr>
        <w:t>078</w:t>
      </w:r>
      <w:r w:rsidR="008E6F30" w:rsidRPr="00E45D5B">
        <w:rPr>
          <w:rFonts w:ascii="Arial" w:hAnsi="Arial" w:cs="Arial"/>
          <w:sz w:val="20"/>
          <w:szCs w:val="20"/>
          <w:lang w:val="id-ID"/>
        </w:rPr>
        <w:t>/HCD-SK/X/202</w:t>
      </w:r>
      <w:r w:rsidR="007A47C0">
        <w:rPr>
          <w:rFonts w:ascii="Arial" w:hAnsi="Arial" w:cs="Arial"/>
          <w:sz w:val="20"/>
          <w:szCs w:val="20"/>
          <w:lang w:val="id-ID"/>
        </w:rPr>
        <w:t>4</w:t>
      </w:r>
      <w:r w:rsidR="00A3179B" w:rsidRPr="00F51AD5">
        <w:rPr>
          <w:rFonts w:ascii="Arial" w:hAnsi="Arial" w:cs="Arial"/>
          <w:sz w:val="20"/>
          <w:szCs w:val="20"/>
          <w:lang w:val="id-ID"/>
        </w:rPr>
        <w:t xml:space="preserve"> </w:t>
      </w:r>
      <w:r w:rsidR="00A3179B" w:rsidRPr="00F51AD5">
        <w:rPr>
          <w:rFonts w:ascii="Arial" w:hAnsi="Arial" w:cs="Arial"/>
          <w:sz w:val="20"/>
          <w:szCs w:val="20"/>
        </w:rPr>
        <w:t xml:space="preserve">tentang </w:t>
      </w:r>
      <w:r w:rsidRPr="00F51AD5">
        <w:rPr>
          <w:rFonts w:ascii="Arial" w:hAnsi="Arial" w:cs="Arial"/>
          <w:bCs/>
          <w:sz w:val="20"/>
          <w:szCs w:val="20"/>
          <w:lang w:val="id-ID"/>
        </w:rPr>
        <w:t>Penunjukan Petugas Pelindungan Data Pribadi (</w:t>
      </w:r>
      <w:r w:rsidRPr="00F51AD5">
        <w:rPr>
          <w:rFonts w:ascii="Arial" w:hAnsi="Arial" w:cs="Arial"/>
          <w:bCs/>
          <w:i/>
          <w:iCs/>
          <w:sz w:val="20"/>
          <w:szCs w:val="20"/>
          <w:lang w:val="id-ID"/>
        </w:rPr>
        <w:t>Data Protection Officer</w:t>
      </w:r>
      <w:r w:rsidRPr="00F51AD5">
        <w:rPr>
          <w:rFonts w:ascii="Arial" w:hAnsi="Arial" w:cs="Arial"/>
          <w:bCs/>
          <w:sz w:val="20"/>
          <w:szCs w:val="20"/>
          <w:lang w:val="id-ID"/>
        </w:rPr>
        <w:t xml:space="preserve">) </w:t>
      </w:r>
      <w:r w:rsidR="00A3179B" w:rsidRPr="00F51AD5">
        <w:rPr>
          <w:rFonts w:ascii="Arial" w:hAnsi="Arial" w:cs="Arial"/>
          <w:sz w:val="20"/>
          <w:szCs w:val="20"/>
          <w:lang w:val="id-ID"/>
        </w:rPr>
        <w:t>PT Equity Life Indonesia</w:t>
      </w:r>
      <w:r w:rsidR="00A3179B" w:rsidRPr="00F51AD5">
        <w:rPr>
          <w:rFonts w:ascii="Arial" w:hAnsi="Arial" w:cs="Arial"/>
          <w:sz w:val="20"/>
          <w:szCs w:val="20"/>
        </w:rPr>
        <w:t xml:space="preserve"> dinyatakan tidak berlaku lagi</w:t>
      </w:r>
      <w:r w:rsidRPr="00F51AD5">
        <w:rPr>
          <w:rFonts w:ascii="Arial" w:hAnsi="Arial" w:cs="Arial"/>
          <w:sz w:val="20"/>
          <w:szCs w:val="20"/>
        </w:rPr>
        <w:t>.</w:t>
      </w:r>
    </w:p>
    <w:p w14:paraId="4A13965B" w14:textId="77777777" w:rsidR="00C56588" w:rsidRPr="00F51AD5" w:rsidRDefault="00C56588" w:rsidP="00AC1EBB">
      <w:pPr>
        <w:pStyle w:val="NormalWeb"/>
        <w:spacing w:before="0" w:after="0"/>
        <w:ind w:left="2880"/>
        <w:rPr>
          <w:rFonts w:ascii="Arial" w:hAnsi="Arial" w:cs="Arial"/>
          <w:sz w:val="20"/>
          <w:szCs w:val="20"/>
          <w:lang w:val="id-ID"/>
        </w:rPr>
      </w:pPr>
      <w:r w:rsidRPr="00F51AD5">
        <w:rPr>
          <w:rFonts w:ascii="Arial" w:hAnsi="Arial" w:cs="Arial"/>
          <w:sz w:val="20"/>
          <w:szCs w:val="20"/>
          <w:lang w:val="id-ID"/>
        </w:rPr>
        <w:t xml:space="preserve">      </w:t>
      </w:r>
    </w:p>
    <w:p w14:paraId="5BFE07BF" w14:textId="77777777" w:rsidR="00A3179B" w:rsidRPr="00F51AD5" w:rsidRDefault="00A3179B" w:rsidP="00AC1EBB">
      <w:pPr>
        <w:pStyle w:val="NormalWeb"/>
        <w:spacing w:before="0" w:after="0"/>
        <w:ind w:left="2880"/>
        <w:rPr>
          <w:rFonts w:ascii="Arial" w:hAnsi="Arial" w:cs="Arial"/>
          <w:sz w:val="20"/>
          <w:szCs w:val="20"/>
          <w:lang w:val="id-ID"/>
        </w:rPr>
      </w:pPr>
    </w:p>
    <w:p w14:paraId="6C7BF61A" w14:textId="3CC76969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sz w:val="20"/>
          <w:szCs w:val="20"/>
        </w:rPr>
      </w:pPr>
      <w:r w:rsidRPr="00F51AD5">
        <w:rPr>
          <w:rFonts w:ascii="Arial" w:hAnsi="Arial" w:cs="Arial"/>
          <w:sz w:val="20"/>
          <w:szCs w:val="20"/>
        </w:rPr>
        <w:t xml:space="preserve">Jakarta, </w:t>
      </w:r>
      <w:del w:id="2" w:author="Natasia Josephin" w:date="2025-11-28T08:05:00Z" w16du:dateUtc="2025-11-28T01:05:00Z">
        <w:r w:rsidR="00A3179B" w:rsidRPr="00F51AD5" w:rsidDel="005F1CBF">
          <w:rPr>
            <w:rFonts w:ascii="Arial" w:hAnsi="Arial" w:cs="Arial"/>
            <w:sz w:val="20"/>
            <w:szCs w:val="20"/>
          </w:rPr>
          <w:delText xml:space="preserve">14 </w:delText>
        </w:r>
      </w:del>
      <w:r w:rsidR="008E6F30">
        <w:rPr>
          <w:rFonts w:ascii="Arial" w:hAnsi="Arial" w:cs="Arial"/>
          <w:sz w:val="20"/>
          <w:szCs w:val="20"/>
        </w:rPr>
        <w:t>16 Maret 2026</w:t>
      </w:r>
    </w:p>
    <w:p w14:paraId="6A9D2380" w14:textId="77777777" w:rsidR="00C56588" w:rsidRPr="008E6F30" w:rsidRDefault="00C56588" w:rsidP="00C56588">
      <w:pPr>
        <w:pStyle w:val="NormalWeb"/>
        <w:spacing w:before="0" w:after="0"/>
        <w:jc w:val="center"/>
        <w:rPr>
          <w:rFonts w:ascii="Arial" w:hAnsi="Arial" w:cs="Arial"/>
          <w:b/>
          <w:bCs/>
          <w:sz w:val="20"/>
          <w:szCs w:val="20"/>
          <w:lang w:val="id-ID"/>
        </w:rPr>
      </w:pPr>
      <w:r w:rsidRPr="008E6F30">
        <w:rPr>
          <w:rFonts w:ascii="Arial" w:hAnsi="Arial" w:cs="Arial"/>
          <w:b/>
          <w:bCs/>
          <w:sz w:val="20"/>
          <w:szCs w:val="20"/>
          <w:lang w:val="id-ID"/>
        </w:rPr>
        <w:t>PT EQUITY LIFE INDONESIA</w:t>
      </w:r>
    </w:p>
    <w:p w14:paraId="2967E09C" w14:textId="77777777" w:rsidR="00C56588" w:rsidRPr="008E6F30" w:rsidRDefault="00C56588" w:rsidP="00C56588">
      <w:pPr>
        <w:pStyle w:val="NormalWeb"/>
        <w:spacing w:before="0"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112084DC" w14:textId="77777777" w:rsidR="00C56588" w:rsidRPr="008E6F30" w:rsidRDefault="00C56588" w:rsidP="00C56588">
      <w:pPr>
        <w:pStyle w:val="NormalWeb"/>
        <w:spacing w:before="0" w:after="0"/>
        <w:jc w:val="center"/>
        <w:rPr>
          <w:rFonts w:ascii="Arial" w:hAnsi="Arial" w:cs="Arial"/>
          <w:b/>
          <w:bCs/>
          <w:sz w:val="20"/>
          <w:szCs w:val="20"/>
        </w:rPr>
      </w:pPr>
    </w:p>
    <w:p w14:paraId="2795AAA4" w14:textId="77777777" w:rsidR="00C56588" w:rsidRPr="00F51AD5" w:rsidRDefault="00C56588" w:rsidP="00C56588">
      <w:pPr>
        <w:pStyle w:val="NormalWeb"/>
        <w:spacing w:before="0" w:after="0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154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6"/>
        <w:gridCol w:w="3402"/>
      </w:tblGrid>
      <w:tr w:rsidR="008E6F30" w14:paraId="15F8F744" w14:textId="77777777" w:rsidTr="007A47C0">
        <w:tc>
          <w:tcPr>
            <w:tcW w:w="3266" w:type="dxa"/>
          </w:tcPr>
          <w:p w14:paraId="4B2CC46D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0F786011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180A372F" w14:textId="77777777" w:rsidR="008E6F30" w:rsidRDefault="008E6F30" w:rsidP="00232B78">
            <w:pPr>
              <w:spacing w:after="0" w:line="240" w:lineRule="auto"/>
              <w:rPr>
                <w:rFonts w:ascii="Arial" w:hAnsi="Arial" w:cs="Arial"/>
              </w:rPr>
            </w:pPr>
          </w:p>
          <w:p w14:paraId="5AF3B2BB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521C93AA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Harjanto Tanuwidjaja</w:t>
            </w:r>
          </w:p>
          <w:p w14:paraId="2D59B188" w14:textId="6F142687" w:rsidR="008E6F30" w:rsidRPr="001A6CB2" w:rsidRDefault="008E6F30" w:rsidP="00232B78">
            <w:pPr>
              <w:spacing w:after="0" w:line="240" w:lineRule="auto"/>
              <w:rPr>
                <w:rFonts w:ascii="Arial" w:hAnsi="Arial" w:cs="Arial"/>
              </w:rPr>
            </w:pPr>
            <w:r w:rsidRPr="001A6CB2">
              <w:rPr>
                <w:rFonts w:ascii="Arial" w:hAnsi="Arial" w:cs="Arial"/>
              </w:rPr>
              <w:t xml:space="preserve">        </w:t>
            </w:r>
            <w:r>
              <w:rPr>
                <w:rFonts w:ascii="Arial" w:hAnsi="Arial" w:cs="Arial"/>
              </w:rPr>
              <w:t xml:space="preserve"> Presiden Direktur</w:t>
            </w:r>
          </w:p>
        </w:tc>
        <w:tc>
          <w:tcPr>
            <w:tcW w:w="3402" w:type="dxa"/>
          </w:tcPr>
          <w:p w14:paraId="64FC80E6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45E9F73C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3BBE800E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164368F6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</w:rPr>
            </w:pPr>
          </w:p>
          <w:p w14:paraId="331E70F9" w14:textId="77777777" w:rsidR="008E6F30" w:rsidRDefault="008E6F30" w:rsidP="00232B78">
            <w:pPr>
              <w:spacing w:after="0" w:line="240" w:lineRule="auto"/>
              <w:jc w:val="center"/>
              <w:rPr>
                <w:rFonts w:ascii="Arial" w:hAnsi="Arial" w:cs="Arial"/>
                <w:b/>
                <w:bCs/>
                <w:u w:val="single"/>
              </w:rPr>
            </w:pPr>
            <w:r>
              <w:rPr>
                <w:rFonts w:ascii="Arial" w:hAnsi="Arial" w:cs="Arial"/>
                <w:b/>
                <w:bCs/>
                <w:u w:val="single"/>
              </w:rPr>
              <w:t>Christinawati Hadiman</w:t>
            </w:r>
          </w:p>
          <w:p w14:paraId="31E0BE80" w14:textId="77777777" w:rsidR="008E6F30" w:rsidRPr="001A6CB2" w:rsidRDefault="008E6F30" w:rsidP="00232B78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</w:t>
            </w:r>
            <w:r w:rsidRPr="001A6CB2">
              <w:rPr>
                <w:rFonts w:ascii="Arial" w:hAnsi="Arial" w:cs="Arial"/>
              </w:rPr>
              <w:t>Direktur</w:t>
            </w:r>
          </w:p>
        </w:tc>
      </w:tr>
    </w:tbl>
    <w:p w14:paraId="5837DD5E" w14:textId="77777777" w:rsidR="00333410" w:rsidRDefault="00333410">
      <w:pPr>
        <w:rPr>
          <w:ins w:id="3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005CE6DF" w14:textId="77777777" w:rsidR="005F1CBF" w:rsidRPr="005F1CBF" w:rsidRDefault="005F1CBF" w:rsidP="005F1CBF">
      <w:pPr>
        <w:rPr>
          <w:ins w:id="4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4E51EF38" w14:textId="77777777" w:rsidR="005F1CBF" w:rsidRPr="005F1CBF" w:rsidRDefault="005F1CBF" w:rsidP="005F1CBF">
      <w:pPr>
        <w:rPr>
          <w:ins w:id="5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651475C0" w14:textId="77777777" w:rsidR="005F1CBF" w:rsidRPr="005F1CBF" w:rsidRDefault="005F1CBF" w:rsidP="005F1CBF">
      <w:pPr>
        <w:rPr>
          <w:ins w:id="6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6CB6EB36" w14:textId="77777777" w:rsidR="005F1CBF" w:rsidRPr="005F1CBF" w:rsidRDefault="005F1CBF" w:rsidP="005F1CBF">
      <w:pPr>
        <w:rPr>
          <w:ins w:id="7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4B861444" w14:textId="77777777" w:rsidR="005F1CBF" w:rsidRPr="005F1CBF" w:rsidRDefault="005F1CBF" w:rsidP="005F1CBF">
      <w:pPr>
        <w:rPr>
          <w:ins w:id="8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127EE240" w14:textId="77777777" w:rsidR="005F1CBF" w:rsidRPr="005F1CBF" w:rsidRDefault="005F1CBF" w:rsidP="005F1CBF">
      <w:pPr>
        <w:rPr>
          <w:ins w:id="9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11F082A9" w14:textId="77777777" w:rsidR="005F1CBF" w:rsidRPr="005F1CBF" w:rsidRDefault="005F1CBF" w:rsidP="005F1CBF">
      <w:pPr>
        <w:rPr>
          <w:ins w:id="10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3FC6C74A" w14:textId="77777777" w:rsidR="005F1CBF" w:rsidRPr="005F1CBF" w:rsidRDefault="005F1CBF" w:rsidP="005F1CBF">
      <w:pPr>
        <w:rPr>
          <w:ins w:id="11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4C4D0754" w14:textId="77777777" w:rsidR="005F1CBF" w:rsidRPr="005F1CBF" w:rsidRDefault="005F1CBF" w:rsidP="005F1CBF">
      <w:pPr>
        <w:rPr>
          <w:ins w:id="12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3A895920" w14:textId="77777777" w:rsidR="005F1CBF" w:rsidRPr="005F1CBF" w:rsidRDefault="005F1CBF" w:rsidP="005F1CBF">
      <w:pPr>
        <w:rPr>
          <w:ins w:id="13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5399ED01" w14:textId="77777777" w:rsidR="005F1CBF" w:rsidRPr="005F1CBF" w:rsidRDefault="005F1CBF" w:rsidP="005F1CBF">
      <w:pPr>
        <w:rPr>
          <w:ins w:id="14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783CEA93" w14:textId="77777777" w:rsidR="005F1CBF" w:rsidRPr="005F1CBF" w:rsidRDefault="005F1CBF" w:rsidP="005F1CBF">
      <w:pPr>
        <w:rPr>
          <w:ins w:id="15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219144A4" w14:textId="77777777" w:rsidR="005F1CBF" w:rsidRPr="005F1CBF" w:rsidRDefault="005F1CBF" w:rsidP="005F1CBF">
      <w:pPr>
        <w:rPr>
          <w:ins w:id="16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5B5400FB" w14:textId="77777777" w:rsidR="005F1CBF" w:rsidRPr="005F1CBF" w:rsidRDefault="005F1CBF" w:rsidP="005F1CBF">
      <w:pPr>
        <w:rPr>
          <w:ins w:id="17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37C69BE4" w14:textId="77777777" w:rsidR="005F1CBF" w:rsidRPr="005F1CBF" w:rsidRDefault="005F1CBF" w:rsidP="005F1CBF">
      <w:pPr>
        <w:rPr>
          <w:ins w:id="18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025D64E6" w14:textId="77777777" w:rsidR="005F1CBF" w:rsidRPr="005F1CBF" w:rsidRDefault="005F1CBF" w:rsidP="005F1CBF">
      <w:pPr>
        <w:rPr>
          <w:ins w:id="19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6389A0CC" w14:textId="77777777" w:rsidR="005F1CBF" w:rsidRDefault="005F1CBF" w:rsidP="005F1CBF">
      <w:pPr>
        <w:rPr>
          <w:ins w:id="20" w:author="Natasia Josephin" w:date="2025-11-28T08:05:00Z" w16du:dateUtc="2025-11-28T01:05:00Z"/>
          <w:rFonts w:ascii="Arial" w:hAnsi="Arial" w:cs="Arial"/>
          <w:sz w:val="20"/>
          <w:szCs w:val="20"/>
        </w:rPr>
      </w:pPr>
    </w:p>
    <w:p w14:paraId="111B5784" w14:textId="60F92BB5" w:rsidR="005F1CBF" w:rsidRPr="005F1CBF" w:rsidRDefault="005F1CBF">
      <w:pPr>
        <w:tabs>
          <w:tab w:val="left" w:pos="7410"/>
        </w:tabs>
        <w:rPr>
          <w:rFonts w:ascii="Arial" w:hAnsi="Arial" w:cs="Arial"/>
          <w:sz w:val="20"/>
          <w:szCs w:val="20"/>
        </w:rPr>
        <w:pPrChange w:id="21" w:author="Natasia Josephin" w:date="2025-11-28T08:05:00Z" w16du:dateUtc="2025-11-28T01:05:00Z">
          <w:pPr/>
        </w:pPrChange>
      </w:pPr>
      <w:ins w:id="22" w:author="Natasia Josephin" w:date="2025-11-28T08:05:00Z" w16du:dateUtc="2025-11-28T01:05:00Z">
        <w:r>
          <w:rPr>
            <w:rFonts w:ascii="Arial" w:hAnsi="Arial" w:cs="Arial"/>
            <w:sz w:val="20"/>
            <w:szCs w:val="20"/>
          </w:rPr>
          <w:tab/>
        </w:r>
      </w:ins>
    </w:p>
    <w:sectPr w:rsidR="005F1CBF" w:rsidRPr="005F1CBF" w:rsidSect="00A462B0">
      <w:footerReference w:type="default" r:id="rId7"/>
      <w:pgSz w:w="11906" w:h="16838" w:code="9"/>
      <w:pgMar w:top="993" w:right="1440" w:bottom="851" w:left="1440" w:header="720" w:footer="720" w:gutter="0"/>
      <w:cols w:space="720"/>
      <w:docGrid w:linePitch="600" w:charSpace="3686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67AAD9" w14:textId="77777777" w:rsidR="0058103A" w:rsidRDefault="0058103A" w:rsidP="00AC1EBB">
      <w:pPr>
        <w:spacing w:after="0" w:line="240" w:lineRule="auto"/>
      </w:pPr>
      <w:r>
        <w:separator/>
      </w:r>
    </w:p>
  </w:endnote>
  <w:endnote w:type="continuationSeparator" w:id="0">
    <w:p w14:paraId="0F5BEB8B" w14:textId="77777777" w:rsidR="0058103A" w:rsidRDefault="0058103A" w:rsidP="00AC1E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99006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CB0F6AC" w14:textId="62E44B59" w:rsidR="00A462B0" w:rsidRDefault="00A462B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08BB245" w14:textId="20B071AF" w:rsidR="00A462B0" w:rsidRPr="005F1CBF" w:rsidRDefault="005F1CBF">
    <w:pPr>
      <w:pStyle w:val="Footer"/>
      <w:rPr>
        <w:i/>
        <w:iCs/>
        <w:sz w:val="16"/>
        <w:szCs w:val="16"/>
        <w:rPrChange w:id="23" w:author="Natasia Josephin" w:date="2025-11-28T08:05:00Z" w16du:dateUtc="2025-11-28T01:05:00Z">
          <w:rPr/>
        </w:rPrChange>
      </w:rPr>
    </w:pPr>
    <w:ins w:id="24" w:author="Natasia Josephin" w:date="2025-11-28T08:05:00Z" w16du:dateUtc="2025-11-28T01:05:00Z">
      <w:r w:rsidRPr="005F1CBF">
        <w:rPr>
          <w:i/>
          <w:iCs/>
          <w:sz w:val="16"/>
          <w:szCs w:val="16"/>
          <w:rPrChange w:id="25" w:author="Natasia Josephin" w:date="2025-11-28T08:05:00Z" w16du:dateUtc="2025-11-28T01:05:00Z">
            <w:rPr/>
          </w:rPrChange>
        </w:rPr>
        <w:t>/njo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969F9" w14:textId="77777777" w:rsidR="0058103A" w:rsidRDefault="0058103A" w:rsidP="00AC1EBB">
      <w:pPr>
        <w:spacing w:after="0" w:line="240" w:lineRule="auto"/>
      </w:pPr>
      <w:r>
        <w:separator/>
      </w:r>
    </w:p>
  </w:footnote>
  <w:footnote w:type="continuationSeparator" w:id="0">
    <w:p w14:paraId="6DBB10AF" w14:textId="77777777" w:rsidR="0058103A" w:rsidRDefault="0058103A" w:rsidP="00AC1E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0A4"/>
    <w:multiLevelType w:val="hybridMultilevel"/>
    <w:tmpl w:val="94FC0AB0"/>
    <w:lvl w:ilvl="0" w:tplc="06DEDCF4">
      <w:start w:val="1"/>
      <w:numFmt w:val="bullet"/>
      <w:lvlText w:val="•"/>
      <w:lvlJc w:val="left"/>
      <w:pPr>
        <w:ind w:left="360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12463FDB"/>
    <w:multiLevelType w:val="hybridMultilevel"/>
    <w:tmpl w:val="CE760CB2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F7A4F46"/>
    <w:multiLevelType w:val="hybridMultilevel"/>
    <w:tmpl w:val="D0F2631E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4204D6"/>
    <w:multiLevelType w:val="multilevel"/>
    <w:tmpl w:val="3DEE29C4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ascii="Arial" w:hAnsi="Arial" w:cs="Arial" w:hint="default"/>
        <w:sz w:val="20"/>
        <w:szCs w:val="20"/>
        <w:lang w:val="id-ID"/>
      </w:rPr>
    </w:lvl>
    <w:lvl w:ilvl="1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  <w:rPr>
        <w:rFonts w:ascii="Times New Roman" w:eastAsia="SimSun" w:hAnsi="Times New Roman" w:cs="Times New Roman"/>
      </w:rPr>
    </w:lvl>
    <w:lvl w:ilvl="2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4" w15:restartNumberingAfterBreak="0">
    <w:nsid w:val="74F22882"/>
    <w:multiLevelType w:val="hybridMultilevel"/>
    <w:tmpl w:val="909E97A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8320416">
    <w:abstractNumId w:val="2"/>
  </w:num>
  <w:num w:numId="2" w16cid:durableId="468713748">
    <w:abstractNumId w:val="0"/>
  </w:num>
  <w:num w:numId="3" w16cid:durableId="1513764647">
    <w:abstractNumId w:val="3"/>
  </w:num>
  <w:num w:numId="4" w16cid:durableId="24067125">
    <w:abstractNumId w:val="4"/>
  </w:num>
  <w:num w:numId="5" w16cid:durableId="1560050306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nthonius Kanaris E">
    <w15:presenceInfo w15:providerId="AD" w15:userId="S::anthonius.kanaris@equitylife.onmicrosoft.com::ec17a1bf-1046-4461-aff8-8586b7d43b3e"/>
  </w15:person>
  <w15:person w15:author="Natasia Josephin">
    <w15:presenceInfo w15:providerId="AD" w15:userId="S::natasia.josephin@equitylife.onmicrosoft.com::d9f546a2-144f-4b7d-ba89-ddb69489329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588"/>
    <w:rsid w:val="00061954"/>
    <w:rsid w:val="0006421C"/>
    <w:rsid w:val="000668E0"/>
    <w:rsid w:val="00082E72"/>
    <w:rsid w:val="00170FA6"/>
    <w:rsid w:val="001773ED"/>
    <w:rsid w:val="0021357C"/>
    <w:rsid w:val="00241376"/>
    <w:rsid w:val="00333410"/>
    <w:rsid w:val="004042CF"/>
    <w:rsid w:val="00543887"/>
    <w:rsid w:val="00571735"/>
    <w:rsid w:val="0058103A"/>
    <w:rsid w:val="00594880"/>
    <w:rsid w:val="005B4C9D"/>
    <w:rsid w:val="005D419F"/>
    <w:rsid w:val="005F1CBF"/>
    <w:rsid w:val="00674B75"/>
    <w:rsid w:val="006B0948"/>
    <w:rsid w:val="0071221B"/>
    <w:rsid w:val="00794C38"/>
    <w:rsid w:val="007A47C0"/>
    <w:rsid w:val="00812AD2"/>
    <w:rsid w:val="00814723"/>
    <w:rsid w:val="00820CF6"/>
    <w:rsid w:val="008431FE"/>
    <w:rsid w:val="00873608"/>
    <w:rsid w:val="00892A82"/>
    <w:rsid w:val="008E6F30"/>
    <w:rsid w:val="0093125F"/>
    <w:rsid w:val="009B631D"/>
    <w:rsid w:val="00A3179B"/>
    <w:rsid w:val="00A462B0"/>
    <w:rsid w:val="00AC1EBB"/>
    <w:rsid w:val="00AD1F76"/>
    <w:rsid w:val="00BE0FEA"/>
    <w:rsid w:val="00C56588"/>
    <w:rsid w:val="00C95794"/>
    <w:rsid w:val="00CC6883"/>
    <w:rsid w:val="00CD70C9"/>
    <w:rsid w:val="00D11402"/>
    <w:rsid w:val="00D42F6A"/>
    <w:rsid w:val="00D601CB"/>
    <w:rsid w:val="00D6184A"/>
    <w:rsid w:val="00D75BBA"/>
    <w:rsid w:val="00D829DE"/>
    <w:rsid w:val="00DF14E7"/>
    <w:rsid w:val="00E45D5B"/>
    <w:rsid w:val="00E723EA"/>
    <w:rsid w:val="00E81793"/>
    <w:rsid w:val="00E9632A"/>
    <w:rsid w:val="00F51AD5"/>
    <w:rsid w:val="00F95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B1CAF"/>
  <w15:chartTrackingRefBased/>
  <w15:docId w15:val="{2615A118-8882-4DE2-A4DF-5D1676F36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588"/>
    <w:pPr>
      <w:suppressAutoHyphens/>
      <w:spacing w:after="200" w:line="276" w:lineRule="auto"/>
    </w:pPr>
    <w:rPr>
      <w:rFonts w:ascii="Calibri" w:eastAsia="Calibri" w:hAnsi="Calibri" w:cs="Times New Roman"/>
      <w:kern w:val="0"/>
      <w:lang w:eastAsia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6588"/>
    <w:pPr>
      <w:keepNext/>
      <w:keepLines/>
      <w:suppressAutoHyphens w:val="0"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588"/>
    <w:pPr>
      <w:keepNext/>
      <w:keepLines/>
      <w:suppressAutoHyphens w:val="0"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588"/>
    <w:pPr>
      <w:keepNext/>
      <w:keepLines/>
      <w:suppressAutoHyphens w:val="0"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588"/>
    <w:pPr>
      <w:keepNext/>
      <w:keepLines/>
      <w:suppressAutoHyphens w:val="0"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588"/>
    <w:pPr>
      <w:keepNext/>
      <w:keepLines/>
      <w:suppressAutoHyphens w:val="0"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588"/>
    <w:pPr>
      <w:keepNext/>
      <w:keepLines/>
      <w:suppressAutoHyphens w:val="0"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588"/>
    <w:pPr>
      <w:keepNext/>
      <w:keepLines/>
      <w:suppressAutoHyphens w:val="0"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588"/>
    <w:pPr>
      <w:keepNext/>
      <w:keepLines/>
      <w:suppressAutoHyphens w:val="0"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588"/>
    <w:pPr>
      <w:keepNext/>
      <w:keepLines/>
      <w:suppressAutoHyphens w:val="0"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588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5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588"/>
    <w:pPr>
      <w:numPr>
        <w:ilvl w:val="1"/>
      </w:numPr>
      <w:suppressAutoHyphens w:val="0"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5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588"/>
    <w:pPr>
      <w:suppressAutoHyphens w:val="0"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56588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C56588"/>
    <w:pPr>
      <w:suppressAutoHyphens w:val="0"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5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58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rsid w:val="00C56588"/>
    <w:pPr>
      <w:spacing w:before="280" w:after="115" w:line="240" w:lineRule="auto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C1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1EBB"/>
    <w:rPr>
      <w:rFonts w:ascii="Calibri" w:eastAsia="Calibri" w:hAnsi="Calibri" w:cs="Times New Roman"/>
      <w:kern w:val="0"/>
      <w:lang w:eastAsia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C1E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1EBB"/>
    <w:rPr>
      <w:rFonts w:ascii="Calibri" w:eastAsia="Calibri" w:hAnsi="Calibri" w:cs="Times New Roman"/>
      <w:kern w:val="0"/>
      <w:lang w:eastAsia="ar-SA"/>
      <w14:ligatures w14:val="none"/>
    </w:rPr>
  </w:style>
  <w:style w:type="paragraph" w:styleId="Revision">
    <w:name w:val="Revision"/>
    <w:hidden/>
    <w:uiPriority w:val="99"/>
    <w:semiHidden/>
    <w:rsid w:val="00543887"/>
    <w:pPr>
      <w:spacing w:after="0" w:line="240" w:lineRule="auto"/>
    </w:pPr>
    <w:rPr>
      <w:rFonts w:ascii="Calibri" w:eastAsia="Calibri" w:hAnsi="Calibri" w:cs="Times New Roman"/>
      <w:kern w:val="0"/>
      <w:lang w:eastAsia="ar-SA"/>
      <w14:ligatures w14:val="none"/>
    </w:rPr>
  </w:style>
  <w:style w:type="table" w:styleId="TableGrid">
    <w:name w:val="Table Grid"/>
    <w:basedOn w:val="TableNormal"/>
    <w:uiPriority w:val="39"/>
    <w:qFormat/>
    <w:rsid w:val="008E6F30"/>
    <w:pPr>
      <w:spacing w:after="0" w:line="240" w:lineRule="auto"/>
    </w:pPr>
    <w:rPr>
      <w:rFonts w:ascii="Calibri" w:eastAsia="Calibri" w:hAnsi="Calibri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444</Words>
  <Characters>3077</Characters>
  <Application>Microsoft Office Word</Application>
  <DocSecurity>0</DocSecurity>
  <Lines>113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Anthonius Kanaris E</dc:creator>
  <cp:keywords/>
  <dc:description/>
  <cp:lastModifiedBy>Endiaz Ludia Arsanto</cp:lastModifiedBy>
  <cp:revision>5</cp:revision>
  <cp:lastPrinted>2025-11-28T01:06:00Z</cp:lastPrinted>
  <dcterms:created xsi:type="dcterms:W3CDTF">2026-03-17T02:10:00Z</dcterms:created>
  <dcterms:modified xsi:type="dcterms:W3CDTF">2026-03-25T00:16:00Z</dcterms:modified>
</cp:coreProperties>
</file>