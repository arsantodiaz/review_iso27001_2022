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46EB" w14:textId="77777777" w:rsidR="00C56588" w:rsidRPr="00F51AD5" w:rsidRDefault="00C56588" w:rsidP="002331B1">
      <w:pPr>
        <w:pStyle w:val="NormalWeb"/>
      </w:pPr>
    </w:p>
    <w:p w14:paraId="4D0571B9" w14:textId="77777777" w:rsidR="00C56588" w:rsidRPr="00BE776A" w:rsidRDefault="00C56588" w:rsidP="00BE776A">
      <w:pPr>
        <w:pStyle w:val="NormalCenter-Bold"/>
      </w:pPr>
      <w:r w:rsidRPr="00BE776A">
        <w:t>SURAT KEPUTUSAN</w:t>
      </w:r>
    </w:p>
    <w:p w14:paraId="64E8A391" w14:textId="1D7E074C" w:rsidR="00C56588" w:rsidRPr="00E45D5B" w:rsidRDefault="00C56588" w:rsidP="00BE776A">
      <w:pPr>
        <w:pStyle w:val="NormalCenter"/>
        <w:rPr>
          <w:lang w:val="id-ID"/>
        </w:rPr>
      </w:pPr>
      <w:r w:rsidRPr="00E45D5B">
        <w:t>No</w:t>
      </w:r>
      <w:r w:rsidR="00A3179B" w:rsidRPr="00E45D5B">
        <w:t>.</w:t>
      </w:r>
      <w:r w:rsidRPr="00E45D5B">
        <w:rPr>
          <w:lang w:val="id-ID"/>
        </w:rPr>
        <w:t xml:space="preserve"> </w:t>
      </w:r>
      <w:r w:rsidR="008E6F30">
        <w:t>XXX</w:t>
      </w:r>
      <w:r w:rsidRPr="00E45D5B">
        <w:rPr>
          <w:lang w:val="id-ID"/>
        </w:rPr>
        <w:t>/HCD-SK/</w:t>
      </w:r>
      <w:r w:rsidR="008431FE">
        <w:rPr>
          <w:lang w:val="id-ID"/>
        </w:rPr>
        <w:t>III</w:t>
      </w:r>
      <w:r w:rsidRPr="00E45D5B">
        <w:rPr>
          <w:lang w:val="id-ID"/>
        </w:rPr>
        <w:t>/202</w:t>
      </w:r>
      <w:r w:rsidR="008E6F30">
        <w:rPr>
          <w:lang w:val="id-ID"/>
        </w:rPr>
        <w:t>6</w:t>
      </w:r>
    </w:p>
    <w:p w14:paraId="4BD7D7F4" w14:textId="77777777" w:rsidR="00C56588" w:rsidRPr="00F51AD5" w:rsidRDefault="00C56588" w:rsidP="002331B1">
      <w:pPr>
        <w:pStyle w:val="NormalWeb"/>
        <w:rPr>
          <w:lang w:val="id-ID"/>
        </w:rPr>
      </w:pPr>
    </w:p>
    <w:p w14:paraId="22DB5193" w14:textId="77777777" w:rsidR="00874745" w:rsidRDefault="00C56588" w:rsidP="00874745">
      <w:pPr>
        <w:pStyle w:val="NormalCenter"/>
        <w:rPr>
          <w:b/>
          <w:lang w:val="id-ID"/>
        </w:rPr>
      </w:pPr>
      <w:r w:rsidRPr="00F51AD5">
        <w:rPr>
          <w:lang w:val="id-ID"/>
        </w:rPr>
        <w:t>Tentang :</w:t>
      </w:r>
      <w:r w:rsidR="00BE776A">
        <w:rPr>
          <w:b/>
          <w:lang w:val="id-ID"/>
        </w:rPr>
        <w:t xml:space="preserve"> </w:t>
      </w:r>
    </w:p>
    <w:p w14:paraId="40B861D9" w14:textId="77777777" w:rsidR="00874745" w:rsidRDefault="00C56588" w:rsidP="00874745">
      <w:pPr>
        <w:pStyle w:val="NormalCenter"/>
        <w:rPr>
          <w:b/>
          <w:lang w:val="id-ID"/>
        </w:rPr>
      </w:pPr>
      <w:r w:rsidRPr="00F51AD5">
        <w:rPr>
          <w:lang w:val="id-ID"/>
        </w:rPr>
        <w:t>Penunjukan Pe</w:t>
      </w:r>
      <w:r w:rsidR="00D6184A" w:rsidRPr="00F51AD5">
        <w:rPr>
          <w:lang w:val="id-ID"/>
        </w:rPr>
        <w:t>tugas</w:t>
      </w:r>
      <w:r w:rsidRPr="00F51AD5">
        <w:rPr>
          <w:lang w:val="id-ID"/>
        </w:rPr>
        <w:t xml:space="preserve"> Pe</w:t>
      </w:r>
      <w:r w:rsidR="00D6184A" w:rsidRPr="00F51AD5">
        <w:rPr>
          <w:lang w:val="id-ID"/>
        </w:rPr>
        <w:t>l</w:t>
      </w:r>
      <w:r w:rsidRPr="00F51AD5">
        <w:rPr>
          <w:lang w:val="id-ID"/>
        </w:rPr>
        <w:t xml:space="preserve">indungan Data Pribadi </w:t>
      </w:r>
      <w:r w:rsidR="00BE776A">
        <w:rPr>
          <w:b/>
          <w:lang w:val="id-ID"/>
        </w:rPr>
        <w:t xml:space="preserve"> </w:t>
      </w:r>
    </w:p>
    <w:p w14:paraId="20A8755E" w14:textId="7027C4DE" w:rsidR="00C56588" w:rsidRDefault="00C56588" w:rsidP="00874745">
      <w:pPr>
        <w:pStyle w:val="NormalCenter"/>
        <w:rPr>
          <w:b/>
          <w:lang w:val="id-ID"/>
        </w:rPr>
      </w:pPr>
      <w:r w:rsidRPr="00F51AD5">
        <w:rPr>
          <w:lang w:val="id-ID"/>
        </w:rPr>
        <w:t>(</w:t>
      </w:r>
      <w:r w:rsidRPr="00874745">
        <w:rPr>
          <w:i/>
          <w:iCs/>
          <w:lang w:val="id-ID"/>
        </w:rPr>
        <w:t>Data Protection Officer</w:t>
      </w:r>
      <w:r w:rsidRPr="00F51AD5">
        <w:rPr>
          <w:lang w:val="id-ID"/>
        </w:rPr>
        <w:t>)</w:t>
      </w:r>
      <w:r w:rsidRPr="00F51AD5">
        <w:rPr>
          <w:lang w:val="id-ID"/>
        </w:rPr>
        <w:br/>
      </w:r>
    </w:p>
    <w:p w14:paraId="181F7A5B" w14:textId="77777777" w:rsidR="00874745" w:rsidRPr="00BE776A" w:rsidRDefault="00874745" w:rsidP="00874745">
      <w:pPr>
        <w:pStyle w:val="NormalCenter"/>
        <w:rPr>
          <w:b/>
          <w:lang w:val="id-ID"/>
        </w:rPr>
      </w:pPr>
    </w:p>
    <w:p w14:paraId="6346E1EB" w14:textId="7640338E" w:rsidR="00AD1F76" w:rsidRPr="00874745" w:rsidRDefault="00C56588" w:rsidP="00874745">
      <w:pPr>
        <w:pStyle w:val="IndentContent"/>
      </w:pPr>
      <w:r w:rsidRPr="00874745">
        <w:t>Menimbang:</w:t>
      </w:r>
      <w:r w:rsidRPr="00874745">
        <w:tab/>
        <w:t xml:space="preserve">Dalam rangka penerapan ketentuan Pelindungan Data Pribadi di </w:t>
      </w:r>
      <w:r w:rsidR="00AD1F76" w:rsidRPr="00874745">
        <w:t>l</w:t>
      </w:r>
      <w:r w:rsidRPr="00874745">
        <w:t xml:space="preserve">ingkungan PT Equity Life Indonesia (“Perusahaan”) sebagaimana diamanatkan peraturan perundang-undangan yang berlaku, Perusahaan perlu menunjuk </w:t>
      </w:r>
      <w:r w:rsidR="00AD1F76" w:rsidRPr="00874745">
        <w:t>P</w:t>
      </w:r>
      <w:r w:rsidRPr="00874745">
        <w:t>etugas yang melaksanakan fungsi Pelindungan Data Pribadi di lingkungan Perusahaan.</w:t>
      </w:r>
    </w:p>
    <w:p w14:paraId="299A9202" w14:textId="77777777" w:rsidR="00AD1F76" w:rsidRPr="00F51AD5" w:rsidRDefault="00AD1F76" w:rsidP="002331B1">
      <w:pPr>
        <w:pStyle w:val="NormalWeb"/>
        <w:rPr>
          <w:lang w:val="id-ID"/>
        </w:rPr>
      </w:pPr>
    </w:p>
    <w:p w14:paraId="788665D2" w14:textId="77777777" w:rsidR="00543887" w:rsidRPr="00874745" w:rsidRDefault="00C56588" w:rsidP="00874745">
      <w:pPr>
        <w:pStyle w:val="IndentContentPoint"/>
      </w:pPr>
      <w:r w:rsidRPr="00874745">
        <w:t>Mengingat:</w:t>
      </w:r>
      <w:r w:rsidRPr="00874745">
        <w:tab/>
        <w:t xml:space="preserve">1. </w:t>
      </w:r>
      <w:r w:rsidR="00F51AD5" w:rsidRPr="00874745">
        <w:t xml:space="preserve"> </w:t>
      </w:r>
      <w:r w:rsidRPr="00874745">
        <w:t>Undang- Undang Nomor 27 tahun 2022 tentang Pelindungan Data Pribadi;</w:t>
      </w:r>
    </w:p>
    <w:p w14:paraId="292EFCD1" w14:textId="163A0FC3" w:rsidR="00543887" w:rsidRPr="00F51AD5" w:rsidRDefault="00543887" w:rsidP="00874745">
      <w:pPr>
        <w:pStyle w:val="IndentContentPoint"/>
      </w:pPr>
      <w:r>
        <w:t xml:space="preserve">                          2. </w:t>
      </w:r>
      <w:r w:rsidR="00874745">
        <w:tab/>
      </w:r>
      <w:ins w:id="0" w:author="Anthonius Kanaris E" w:date="2025-11-18T17:10:00Z" w16du:dateUtc="2025-11-18T10:10:00Z">
        <w:r w:rsidRPr="00543887">
          <w:t>Undang-undang Nomor 40  Tahun 2014 tentang Perasuransian sebagaimana terakhir diubah berdasarkan Undang-Undang Republik Indonesia Nomor 4 tahun 2023 tentang Pengembangan dan Penguatan Sektor Keuangan.</w:t>
        </w:r>
      </w:ins>
    </w:p>
    <w:p w14:paraId="40E67515" w14:textId="4C7B6383" w:rsidR="00C56588" w:rsidRDefault="00C56588" w:rsidP="00874745">
      <w:pPr>
        <w:pStyle w:val="IndentContentPoint"/>
      </w:pPr>
      <w:r w:rsidRPr="00F51AD5">
        <w:t xml:space="preserve">                          </w:t>
      </w:r>
      <w:r w:rsidR="00543887">
        <w:t>3</w:t>
      </w:r>
      <w:r w:rsidRPr="00F51AD5">
        <w:t xml:space="preserve">. </w:t>
      </w:r>
      <w:r w:rsidR="00874745">
        <w:tab/>
      </w:r>
      <w:r w:rsidRPr="00F51AD5">
        <w:t>Peraturan Otoritas Jasa Keuangan No. 22 tahun 2023 tentang Pelindungan</w:t>
      </w:r>
      <w:r w:rsidR="00F51AD5" w:rsidRPr="00F51AD5">
        <w:t xml:space="preserve"> </w:t>
      </w:r>
      <w:r w:rsidRPr="00F51AD5">
        <w:t>Konsumen dan Masyarakat di Sektor Jasa Keuangan;</w:t>
      </w:r>
    </w:p>
    <w:p w14:paraId="53F6BBE5" w14:textId="77777777" w:rsidR="00874745" w:rsidRPr="00F51AD5" w:rsidRDefault="00874745" w:rsidP="00874745">
      <w:pPr>
        <w:pStyle w:val="IndentContent"/>
      </w:pPr>
    </w:p>
    <w:p w14:paraId="6BD2B2F0" w14:textId="77777777" w:rsidR="000B17F6" w:rsidRDefault="00C56588" w:rsidP="002331B1">
      <w:pPr>
        <w:pStyle w:val="NormalWeb"/>
        <w:rPr>
          <w:lang w:val="id-ID"/>
        </w:rPr>
      </w:pPr>
      <w:r w:rsidRPr="00F51AD5">
        <w:rPr>
          <w:lang w:val="id-ID"/>
        </w:rPr>
        <w:t xml:space="preserve">Memutuskan:  </w:t>
      </w:r>
    </w:p>
    <w:p w14:paraId="4381556C" w14:textId="77777777" w:rsidR="000B17F6" w:rsidRDefault="000B17F6" w:rsidP="002331B1">
      <w:pPr>
        <w:pStyle w:val="PasalNormal"/>
      </w:pPr>
    </w:p>
    <w:p w14:paraId="41768DC5" w14:textId="6C6D7BFB" w:rsidR="00320566" w:rsidRPr="00044766" w:rsidRDefault="00320566" w:rsidP="002331B1">
      <w:pPr>
        <w:pStyle w:val="PasalNormal"/>
        <w:rPr>
          <w:b/>
        </w:rPr>
      </w:pPr>
      <w:r w:rsidRPr="00320566">
        <w:rPr>
          <w:b/>
        </w:rPr>
        <w:t xml:space="preserve">Pasal 1 </w:t>
      </w:r>
      <w:r w:rsidRPr="00320566">
        <w:t>Penunjukan Petugas Pelindungan Data Pribadi</w:t>
      </w:r>
    </w:p>
    <w:p w14:paraId="7C70F83D" w14:textId="20B73BBF" w:rsidR="00AC1EBB" w:rsidRPr="00044766" w:rsidRDefault="00320566" w:rsidP="002331B1">
      <w:pPr>
        <w:pStyle w:val="PointPasal"/>
      </w:pPr>
      <w:r>
        <w:t xml:space="preserve">Menunjuk nama-nama berikut sebagai Petugas Pelindungan Data Pribadi Perusahaan, yang telah memenuhi kualifikasi berupa </w:t>
      </w:r>
      <w:r w:rsidR="00B42243" w:rsidRPr="00B42243">
        <w:rPr>
          <w:lang w:val="en-US"/>
        </w:rPr>
        <w:t>profesionalitas</w:t>
      </w:r>
      <w:r>
        <w:t>, pengetahuan pelindungan data pribadi, dan kemampuan teknis sebagaimana dipersyaratkan Undang Undang Nomor 27 Tahun 2022:</w:t>
      </w:r>
    </w:p>
    <w:tbl>
      <w:tblPr>
        <w:tblpPr w:leftFromText="180" w:rightFromText="180" w:vertAnchor="text" w:horzAnchor="margin" w:tblpXSpec="right" w:tblpY="219"/>
        <w:tblOverlap w:val="neve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4A0" w:firstRow="1" w:lastRow="0" w:firstColumn="1" w:lastColumn="0" w:noHBand="0" w:noVBand="1"/>
      </w:tblPr>
      <w:tblGrid>
        <w:gridCol w:w="1838"/>
        <w:gridCol w:w="6458"/>
      </w:tblGrid>
      <w:tr w:rsidR="00A3179B" w:rsidRPr="00F51AD5" w14:paraId="25965289" w14:textId="77777777" w:rsidTr="00BE10B6">
        <w:trPr>
          <w:trHeight w:val="387"/>
        </w:trPr>
        <w:tc>
          <w:tcPr>
            <w:tcW w:w="1838" w:type="dxa"/>
          </w:tcPr>
          <w:p w14:paraId="3AB124CC" w14:textId="77777777" w:rsidR="00A3179B" w:rsidRPr="00215530" w:rsidRDefault="00A3179B" w:rsidP="002331B1">
            <w:pPr>
              <w:pStyle w:val="TableContentBold"/>
              <w:framePr w:hSpace="0" w:wrap="auto" w:vAnchor="margin" w:hAnchor="text" w:xAlign="left" w:yAlign="inline"/>
              <w:suppressOverlap w:val="0"/>
            </w:pPr>
            <w:r w:rsidRPr="00215530">
              <w:t>Ketua</w:t>
            </w:r>
          </w:p>
        </w:tc>
        <w:tc>
          <w:tcPr>
            <w:tcW w:w="6458" w:type="dxa"/>
          </w:tcPr>
          <w:p w14:paraId="38DD8724" w14:textId="56BAB92C" w:rsidR="00A3179B" w:rsidRPr="00215530" w:rsidRDefault="00A3179B" w:rsidP="002331B1">
            <w:pPr>
              <w:pStyle w:val="TableContent"/>
              <w:framePr w:hSpace="0" w:wrap="auto" w:vAnchor="margin" w:hAnchor="text" w:xAlign="left" w:yAlign="inline"/>
              <w:suppressOverlap w:val="0"/>
            </w:pPr>
            <w:r w:rsidRPr="00215530">
              <w:t>Endiaz L Arsanto</w:t>
            </w:r>
            <w:r w:rsidR="007A47C0" w:rsidRPr="00215530">
              <w:t xml:space="preserve"> (Development Security Operations)</w:t>
            </w:r>
          </w:p>
        </w:tc>
      </w:tr>
      <w:tr w:rsidR="00A3179B" w:rsidRPr="00F51AD5" w14:paraId="767105CD" w14:textId="77777777" w:rsidTr="00BE10B6">
        <w:trPr>
          <w:trHeight w:val="401"/>
        </w:trPr>
        <w:tc>
          <w:tcPr>
            <w:tcW w:w="1838" w:type="dxa"/>
          </w:tcPr>
          <w:p w14:paraId="12E91F2C" w14:textId="77777777" w:rsidR="00A3179B" w:rsidRPr="00F51AD5" w:rsidRDefault="00A3179B" w:rsidP="002331B1">
            <w:pPr>
              <w:pStyle w:val="TableContentBold"/>
              <w:framePr w:hSpace="0" w:wrap="auto" w:vAnchor="margin" w:hAnchor="text" w:xAlign="left" w:yAlign="inline"/>
              <w:suppressOverlap w:val="0"/>
            </w:pPr>
            <w:r w:rsidRPr="00F51AD5">
              <w:t xml:space="preserve">Anggota </w:t>
            </w:r>
          </w:p>
        </w:tc>
        <w:tc>
          <w:tcPr>
            <w:tcW w:w="6458" w:type="dxa"/>
          </w:tcPr>
          <w:p w14:paraId="4CA41EC2" w14:textId="4E6B607D" w:rsidR="00A3179B" w:rsidRDefault="00A3179B" w:rsidP="002331B1">
            <w:pPr>
              <w:pStyle w:val="TableContentPoint"/>
              <w:framePr w:hSpace="0" w:wrap="auto" w:vAnchor="margin" w:hAnchor="text" w:xAlign="left" w:yAlign="inline"/>
              <w:suppressOverlap w:val="0"/>
            </w:pPr>
            <w:r w:rsidRPr="008E6F30">
              <w:t>Delyawati</w:t>
            </w:r>
            <w:r w:rsidR="007A47C0">
              <w:t xml:space="preserve"> (Claim)</w:t>
            </w:r>
          </w:p>
          <w:p w14:paraId="73B83FA6" w14:textId="65AC1756" w:rsidR="008E6F30" w:rsidRDefault="008E6F30" w:rsidP="002331B1">
            <w:pPr>
              <w:pStyle w:val="TableContentPoint"/>
              <w:framePr w:hSpace="0" w:wrap="auto" w:vAnchor="margin" w:hAnchor="text" w:xAlign="left" w:yAlign="inline"/>
              <w:suppressOverlap w:val="0"/>
            </w:pPr>
            <w:r>
              <w:t>Lucia Isadora</w:t>
            </w:r>
            <w:r w:rsidR="007A47C0">
              <w:t xml:space="preserve"> (Underwriting &amp; NB Institutional)</w:t>
            </w:r>
          </w:p>
          <w:p w14:paraId="42CDD0F9" w14:textId="01126864" w:rsidR="008E6F30" w:rsidRDefault="008E6F30" w:rsidP="002331B1">
            <w:pPr>
              <w:pStyle w:val="TableContentPoint"/>
              <w:framePr w:hSpace="0" w:wrap="auto" w:vAnchor="margin" w:hAnchor="text" w:xAlign="left" w:yAlign="inline"/>
              <w:suppressOverlap w:val="0"/>
            </w:pPr>
            <w:r>
              <w:t>Theresia Agustina</w:t>
            </w:r>
            <w:r w:rsidR="007A47C0">
              <w:t xml:space="preserve"> (Business Support)</w:t>
            </w:r>
          </w:p>
          <w:p w14:paraId="37A725F2" w14:textId="5AABDBF0" w:rsidR="008E6F30" w:rsidRDefault="008E6F30" w:rsidP="002331B1">
            <w:pPr>
              <w:pStyle w:val="TableContentPoint"/>
              <w:framePr w:hSpace="0" w:wrap="auto" w:vAnchor="margin" w:hAnchor="text" w:xAlign="left" w:yAlign="inline"/>
              <w:suppressOverlap w:val="0"/>
            </w:pPr>
            <w:r>
              <w:t>Monika Sari</w:t>
            </w:r>
            <w:r w:rsidR="007A47C0">
              <w:t xml:space="preserve"> (Client Service Administration)</w:t>
            </w:r>
          </w:p>
          <w:p w14:paraId="64FAFC8B" w14:textId="49FE97DD" w:rsidR="008E6F30" w:rsidRPr="008E6F30" w:rsidRDefault="008E6F30" w:rsidP="002331B1">
            <w:pPr>
              <w:pStyle w:val="TableContentPoint"/>
              <w:framePr w:hSpace="0" w:wrap="auto" w:vAnchor="margin" w:hAnchor="text" w:xAlign="left" w:yAlign="inline"/>
              <w:suppressOverlap w:val="0"/>
            </w:pPr>
            <w:r>
              <w:t>Daniel Hosea</w:t>
            </w:r>
            <w:r w:rsidR="007A47C0">
              <w:t xml:space="preserve"> (Provider Relation)</w:t>
            </w:r>
          </w:p>
          <w:p w14:paraId="727AD7C0" w14:textId="6A4D6363" w:rsidR="00A3179B" w:rsidRPr="00F51AD5" w:rsidRDefault="00A3179B" w:rsidP="002331B1">
            <w:pPr>
              <w:pStyle w:val="TableContentPoint"/>
              <w:framePr w:hSpace="0" w:wrap="auto" w:vAnchor="margin" w:hAnchor="text" w:xAlign="left" w:yAlign="inline"/>
              <w:suppressOverlap w:val="0"/>
            </w:pPr>
            <w:r w:rsidRPr="00F51AD5">
              <w:t>Feisal Laras Sirait</w:t>
            </w:r>
            <w:r w:rsidR="007A47C0">
              <w:t xml:space="preserve"> (Legal &amp; Compliance)</w:t>
            </w:r>
          </w:p>
          <w:p w14:paraId="5AC9BFF3" w14:textId="4A766146" w:rsidR="00A3179B" w:rsidRDefault="00A3179B" w:rsidP="002331B1">
            <w:pPr>
              <w:pStyle w:val="TableContentPoint"/>
              <w:framePr w:hSpace="0" w:wrap="auto" w:vAnchor="margin" w:hAnchor="text" w:xAlign="left" w:yAlign="inline"/>
              <w:suppressOverlap w:val="0"/>
            </w:pPr>
            <w:r w:rsidRPr="00F51AD5">
              <w:t>Ibut Gemantri</w:t>
            </w:r>
            <w:r w:rsidR="007A47C0">
              <w:t xml:space="preserve"> (Risk Management)</w:t>
            </w:r>
          </w:p>
          <w:p w14:paraId="01BC0B6C" w14:textId="481E459D" w:rsidR="008E6F30" w:rsidRDefault="008E6F30" w:rsidP="002331B1">
            <w:pPr>
              <w:pStyle w:val="TableContentPoint"/>
              <w:framePr w:hSpace="0" w:wrap="auto" w:vAnchor="margin" w:hAnchor="text" w:xAlign="left" w:yAlign="inline"/>
              <w:suppressOverlap w:val="0"/>
            </w:pPr>
            <w:r>
              <w:t>Iman Subarkah</w:t>
            </w:r>
            <w:r w:rsidR="007A47C0">
              <w:t xml:space="preserve"> (Data Management)</w:t>
            </w:r>
          </w:p>
          <w:p w14:paraId="1C2759E1" w14:textId="19A41719" w:rsidR="008E6F30" w:rsidRDefault="007A47C0" w:rsidP="002331B1">
            <w:pPr>
              <w:pStyle w:val="TableContentPoint"/>
              <w:framePr w:hSpace="0" w:wrap="auto" w:vAnchor="margin" w:hAnchor="text" w:xAlign="left" w:yAlign="inline"/>
              <w:suppressOverlap w:val="0"/>
            </w:pPr>
            <w:r w:rsidRPr="007A47C0">
              <w:t>Istauton Dendang ( Customer Analytics &amp; Insight)</w:t>
            </w:r>
          </w:p>
          <w:p w14:paraId="7CE4F3FC" w14:textId="720181AF" w:rsidR="00A3179B" w:rsidRPr="00F51AD5" w:rsidRDefault="00320566" w:rsidP="002331B1">
            <w:pPr>
              <w:pStyle w:val="TableContentPoint"/>
              <w:framePr w:hSpace="0" w:wrap="auto" w:vAnchor="margin" w:hAnchor="text" w:xAlign="left" w:yAlign="inline"/>
              <w:suppressOverlap w:val="0"/>
            </w:pPr>
            <w:r w:rsidRPr="003D1C52">
              <w:rPr>
                <w:highlight w:val="yellow"/>
              </w:rPr>
              <w:t>Rangky Yudhitama (Digital Strategy)</w:t>
            </w:r>
          </w:p>
        </w:tc>
      </w:tr>
    </w:tbl>
    <w:p w14:paraId="26FECEAA" w14:textId="77777777" w:rsidR="00A3179B" w:rsidRPr="00F51AD5" w:rsidRDefault="00A3179B" w:rsidP="002331B1">
      <w:pPr>
        <w:pStyle w:val="NormalWeb"/>
        <w:rPr>
          <w:lang w:val="id-ID"/>
        </w:rPr>
      </w:pPr>
    </w:p>
    <w:p w14:paraId="18C95843" w14:textId="7D8BF299" w:rsidR="00C56588" w:rsidRPr="00F51AD5" w:rsidRDefault="00C56588" w:rsidP="002331B1">
      <w:pPr>
        <w:pStyle w:val="NormalWeb"/>
        <w:rPr>
          <w:lang w:val="id-ID"/>
        </w:rPr>
      </w:pPr>
      <w:r w:rsidRPr="00F51AD5">
        <w:rPr>
          <w:lang w:val="id-ID"/>
        </w:rPr>
        <w:tab/>
      </w:r>
      <w:r w:rsidRPr="00F51AD5">
        <w:rPr>
          <w:lang w:val="id-ID"/>
        </w:rPr>
        <w:tab/>
      </w:r>
    </w:p>
    <w:p w14:paraId="06554F54" w14:textId="446AD711" w:rsidR="00C56588" w:rsidRDefault="00C34070" w:rsidP="002331B1">
      <w:pPr>
        <w:pStyle w:val="PointPasal"/>
      </w:pPr>
      <w:r w:rsidRPr="00C34070">
        <w:rPr>
          <w:lang w:val="en-US"/>
        </w:rPr>
        <w:lastRenderedPageBreak/>
        <w:t xml:space="preserve">Petugas-petugas tersebut dalam menjalankan tugasnya bertanggung jawab secara langsung kepada Presiden Direktur. Dalam pelaksanaan tugas operasionalnya, Petugas Pelindungan Data Pribadi menjalin koordinasi dan konsultasi dengan Direktur Kepatuhan dan </w:t>
      </w:r>
      <w:r w:rsidRPr="00C34070">
        <w:rPr>
          <w:i/>
          <w:iCs/>
          <w:lang w:val="en-US"/>
        </w:rPr>
        <w:t>Chief Technology &amp; Information Officer</w:t>
      </w:r>
      <w:r w:rsidRPr="00C34070">
        <w:rPr>
          <w:lang w:val="en-US"/>
        </w:rPr>
        <w:t>.</w:t>
      </w:r>
    </w:p>
    <w:p w14:paraId="59F76FEB" w14:textId="1FFD505E" w:rsidR="003A5568" w:rsidRDefault="00C34070" w:rsidP="002331B1">
      <w:pPr>
        <w:pStyle w:val="PointPasal"/>
      </w:pPr>
      <w:r w:rsidRPr="00C34070">
        <w:rPr>
          <w:lang w:val="en-US"/>
        </w:rPr>
        <w:t>Ketua Petugas Pelindungan Data Pribadi bertanggung jawab dalam memimpin, mengoordinasikan, dan melaporkan pelaksanaan fungsi pelindungan data pribadi kepada Presiden Direktur, dengan memberikan tembusan</w:t>
      </w:r>
      <w:r w:rsidRPr="00C34070">
        <w:rPr>
          <w:b/>
          <w:bCs/>
          <w:lang w:val="en-US"/>
        </w:rPr>
        <w:t xml:space="preserve"> </w:t>
      </w:r>
      <w:r w:rsidRPr="00C34070">
        <w:rPr>
          <w:lang w:val="en-US"/>
        </w:rPr>
        <w:t xml:space="preserve">kepada Direktur Kepatuhan dan </w:t>
      </w:r>
      <w:r w:rsidRPr="00C34070">
        <w:rPr>
          <w:i/>
          <w:iCs/>
          <w:lang w:val="en-US"/>
        </w:rPr>
        <w:t>Chief Technology &amp; Information Officer</w:t>
      </w:r>
      <w:r w:rsidRPr="00C34070">
        <w:rPr>
          <w:lang w:val="en-US"/>
        </w:rPr>
        <w:t>.</w:t>
      </w:r>
      <w:r w:rsidR="003A5568">
        <w:t>.</w:t>
      </w:r>
    </w:p>
    <w:p w14:paraId="5852663F" w14:textId="77777777" w:rsidR="005B3028" w:rsidRDefault="005B3028" w:rsidP="002331B1"/>
    <w:p w14:paraId="5171D1FD" w14:textId="77777777" w:rsidR="00044766" w:rsidRDefault="00044766" w:rsidP="002331B1"/>
    <w:p w14:paraId="37A64637" w14:textId="1691A4D7" w:rsidR="00A462B0" w:rsidRPr="00F51AD5" w:rsidRDefault="005B3028" w:rsidP="002331B1">
      <w:pPr>
        <w:pStyle w:val="PasalNormal"/>
      </w:pPr>
      <w:r w:rsidRPr="005B3028">
        <w:rPr>
          <w:b/>
        </w:rPr>
        <w:t>Pasal 2</w:t>
      </w:r>
      <w:r>
        <w:t xml:space="preserve">  Kualifikasi dan Pengembangan Kompetensi</w:t>
      </w:r>
    </w:p>
    <w:p w14:paraId="744774D8" w14:textId="77777777" w:rsidR="00E50D01" w:rsidRDefault="00E50D01" w:rsidP="002331B1">
      <w:pPr>
        <w:pStyle w:val="PointPasal"/>
        <w:numPr>
          <w:ilvl w:val="0"/>
          <w:numId w:val="7"/>
        </w:numPr>
      </w:pPr>
      <w:r>
        <w:t>Setiap Petugas Pelindungan Data Pribadi harus memiliki kualitas:</w:t>
      </w:r>
    </w:p>
    <w:p w14:paraId="5CB1AD54" w14:textId="77777777" w:rsidR="00E50D01" w:rsidRDefault="00E50D01" w:rsidP="002331B1">
      <w:pPr>
        <w:pStyle w:val="PointHuruf"/>
      </w:pPr>
      <w:r>
        <w:t>Pengetahuan yang memadai mengenai praktik pelindungan data pribadi, termasuk Undang-Undang Nomor 27 Tahun 2022.</w:t>
      </w:r>
    </w:p>
    <w:p w14:paraId="3AFEE166" w14:textId="77777777" w:rsidR="00E50D01" w:rsidRDefault="00E50D01" w:rsidP="002331B1">
      <w:pPr>
        <w:pStyle w:val="PointHuruf"/>
      </w:pPr>
      <w:r>
        <w:t>Pemahaman teknis terhadap sistem pemrosesan data yang dioperasikan oleh perusahaan.</w:t>
      </w:r>
    </w:p>
    <w:p w14:paraId="4E5DC791" w14:textId="77777777" w:rsidR="00E50D01" w:rsidRDefault="00E50D01" w:rsidP="002331B1">
      <w:pPr>
        <w:pStyle w:val="PointHuruf"/>
      </w:pPr>
      <w:r>
        <w:t>Kemampuan untuk menjalankan tugas-tugas sebagaimana ditetapkan dalam Surat Keputusan ini.</w:t>
      </w:r>
    </w:p>
    <w:p w14:paraId="260011EB" w14:textId="77777777" w:rsidR="00E50D01" w:rsidRDefault="00E50D01" w:rsidP="002331B1">
      <w:pPr>
        <w:pStyle w:val="PointPasal"/>
      </w:pPr>
      <w:r>
        <w:t>Perusahaan wajib memfasilitasi Petugas Pelindungan Data Pribadi untuk mengikuti pelatihan dan atau sertifikasi di bilang pelindungan data pribadi secara berkelanjutan, paling sedikit 1 (satu) kali dalam setahun.</w:t>
      </w:r>
    </w:p>
    <w:p w14:paraId="7FC6D360" w14:textId="6CCC6C24" w:rsidR="00E50D01" w:rsidRDefault="00E50D01" w:rsidP="002331B1">
      <w:pPr>
        <w:pStyle w:val="PointPasal"/>
      </w:pPr>
      <w:r>
        <w:t>Dokumen kualifikasi, pelatihan, dan sertifikasi seluruh Petugas Pelindungan Data Pribadi disimpan oleh fungsi Human Capital dan dapat diver</w:t>
      </w:r>
      <w:r w:rsidR="00B42243">
        <w:t>i</w:t>
      </w:r>
      <w:r>
        <w:t>fikasi sewaktu-waktu.</w:t>
      </w:r>
    </w:p>
    <w:p w14:paraId="5B43FE83" w14:textId="77777777" w:rsidR="00932FCA" w:rsidRDefault="00932FCA" w:rsidP="002331B1"/>
    <w:p w14:paraId="37DBEA5A" w14:textId="77777777" w:rsidR="00044766" w:rsidRDefault="00044766" w:rsidP="002331B1"/>
    <w:p w14:paraId="256BA22A" w14:textId="41E4AECE" w:rsidR="00E50D01" w:rsidRDefault="00932FCA" w:rsidP="002331B1">
      <w:pPr>
        <w:pStyle w:val="PasalNormal"/>
      </w:pPr>
      <w:r w:rsidRPr="00932FCA">
        <w:rPr>
          <w:b/>
        </w:rPr>
        <w:t>Pasal 3</w:t>
      </w:r>
      <w:r>
        <w:t xml:space="preserve"> Tugas dan Tanggung Jawab</w:t>
      </w:r>
      <w:r w:rsidR="00C56588" w:rsidRPr="00F51AD5">
        <w:tab/>
      </w:r>
      <w:r w:rsidR="00C56588" w:rsidRPr="00F51AD5">
        <w:tab/>
      </w:r>
    </w:p>
    <w:p w14:paraId="7E48F7A1" w14:textId="49D8386C" w:rsidR="00E50D01" w:rsidRDefault="00932FCA" w:rsidP="002331B1">
      <w:pPr>
        <w:pStyle w:val="PointPasal"/>
        <w:numPr>
          <w:ilvl w:val="0"/>
          <w:numId w:val="8"/>
        </w:numPr>
      </w:pPr>
      <w:r>
        <w:t>Tugas dan tanggung jawab Petugas Pelindungan Data Pribadi meliputi paling sedikit:</w:t>
      </w:r>
    </w:p>
    <w:p w14:paraId="27DFE9A5" w14:textId="5346967C" w:rsidR="00932FCA" w:rsidRDefault="00932FCA" w:rsidP="002331B1">
      <w:pPr>
        <w:pStyle w:val="PointHuruf"/>
      </w:pPr>
      <w:r>
        <w:t>Menginformasikan dan memberikan saran kepada Pengendali Data Pribadi atau Prosesor Data Pribadi agar mematuhi ketentuan Undang-Undang Pelindungan Data Pribadi dan peraturan pelaksanaannya.</w:t>
      </w:r>
    </w:p>
    <w:p w14:paraId="0B3C9970" w14:textId="30A2390B" w:rsidR="00932FCA" w:rsidRDefault="00932FCA" w:rsidP="002331B1">
      <w:pPr>
        <w:pStyle w:val="PointHuruf"/>
      </w:pPr>
      <w:r>
        <w:t>Memantau dan memastikan kepatuhan terhadap Undang-Undang Pelindungan Data Pribadi serta kebijakan internal Perusahaan terkait pemrosesan data pribadi.</w:t>
      </w:r>
    </w:p>
    <w:p w14:paraId="0F9F545A" w14:textId="4723CCFA" w:rsidR="00932FCA" w:rsidRDefault="00932FCA" w:rsidP="002331B1">
      <w:pPr>
        <w:pStyle w:val="PointHuruf"/>
      </w:pPr>
      <w:r>
        <w:t>Memimpin pelaksanaan Penilaian Dampak Pelindungan Data Pribadi (Data Protection Impact Assessment/DPIA) sebelum penerapan sistem baru, kebijakan baru, produk baru, atau kerja sama dengan pihak ketiga yang melibatkan pemrosesan data pribadi berisiko tinggi, serta memantau pelaksanaannya.</w:t>
      </w:r>
    </w:p>
    <w:p w14:paraId="720CD52A" w14:textId="2CF76AF7" w:rsidR="00932FCA" w:rsidRDefault="00D5568A" w:rsidP="002331B1">
      <w:pPr>
        <w:pStyle w:val="PointHuruf"/>
      </w:pPr>
      <w:r>
        <w:t>Berkoordinasi dan bertindak sebagai narahubung resmi Perusahaan untuk isu yang berkaitan dengan pemrosesan data pribadi, baik kepada internal Perusahaan maupun  pihak eksternal termasuk Subjek Data dan Lembaga Pengawas Pelindungan Data Pribadi.</w:t>
      </w:r>
    </w:p>
    <w:p w14:paraId="6CF49F5A" w14:textId="34E14700" w:rsidR="00D5568A" w:rsidRDefault="00D5568A" w:rsidP="002331B1">
      <w:pPr>
        <w:pStyle w:val="PointHuruf"/>
      </w:pPr>
      <w:r>
        <w:t>Memperhatikan risiko terkait pemrosesan data pribadi dengan mempertimbangkan sifat, ruang lingkup, konteks dan tujuan pemrosesan.</w:t>
      </w:r>
    </w:p>
    <w:p w14:paraId="25B00569" w14:textId="154C356D" w:rsidR="00D5568A" w:rsidRDefault="00D5568A" w:rsidP="002331B1">
      <w:pPr>
        <w:pStyle w:val="PointHuruf"/>
      </w:pPr>
      <w:r>
        <w:t>Membantu Perusahaan merancang dan mengimplementasikan sistem pelindungan data pribadi yang baik, termasuk bekerja sama dengan manajemen dan divisi-divisi terkait untuk memastikan pemrosesan sesuai dengan aturan yang berlaku.</w:t>
      </w:r>
    </w:p>
    <w:p w14:paraId="4D21B2F8" w14:textId="2076D343" w:rsidR="00D5568A" w:rsidRDefault="00D5568A" w:rsidP="002331B1">
      <w:pPr>
        <w:pStyle w:val="PointHuruf"/>
      </w:pPr>
      <w:r>
        <w:lastRenderedPageBreak/>
        <w:t>Memimpin penanganan pelanggaran keamanan data pribadi (data breach) sebagaimana diatur dalam Surat Keputusan ini.</w:t>
      </w:r>
    </w:p>
    <w:p w14:paraId="7AF08528" w14:textId="0E157377" w:rsidR="00D5568A" w:rsidRDefault="00D5568A" w:rsidP="002331B1">
      <w:pPr>
        <w:pStyle w:val="PointHuruf"/>
      </w:pPr>
      <w:r>
        <w:t>Berperan secara independen dalam menjalankan tugasnya serta memberikan saran sesuai dengan keahliannya.</w:t>
      </w:r>
    </w:p>
    <w:p w14:paraId="31FC4418" w14:textId="795D95BD" w:rsidR="00D5568A" w:rsidRDefault="00D5568A" w:rsidP="002331B1">
      <w:pPr>
        <w:pStyle w:val="PointPasal"/>
      </w:pPr>
      <w:r>
        <w:t>Segala sesuatu yang terkait dengan</w:t>
      </w:r>
      <w:r w:rsidR="00044766">
        <w:t xml:space="preserve"> pemrosesan Data Pribadi di lingkungan Perusahaan harus melibatkan Petugas Pelindungan Data Pribadi. Perusahaan wajib berkonsultasi dengan Petugas Pelindungan Data Pribadi sebelum mengam</w:t>
      </w:r>
      <w:r w:rsidR="00B42243">
        <w:t>b</w:t>
      </w:r>
      <w:r w:rsidR="00044766">
        <w:t>il keputusan terhadap pemrosesan Data Pribadi.</w:t>
      </w:r>
    </w:p>
    <w:p w14:paraId="333E73DA" w14:textId="77777777" w:rsidR="00044766" w:rsidRDefault="00044766" w:rsidP="002331B1"/>
    <w:p w14:paraId="2E61E822" w14:textId="77777777" w:rsidR="005E3433" w:rsidRDefault="005E3433" w:rsidP="002331B1"/>
    <w:p w14:paraId="6D893C77" w14:textId="06F4FBA2" w:rsidR="00932FCA" w:rsidRDefault="00044766" w:rsidP="002331B1">
      <w:pPr>
        <w:pStyle w:val="PasalNormal"/>
      </w:pPr>
      <w:r w:rsidRPr="00044766">
        <w:rPr>
          <w:b/>
        </w:rPr>
        <w:t>Pasal 4</w:t>
      </w:r>
      <w:r>
        <w:t xml:space="preserve"> Independensi, Sumber Daya dan </w:t>
      </w:r>
      <w:r w:rsidR="00E85655">
        <w:t>Akses</w:t>
      </w:r>
    </w:p>
    <w:p w14:paraId="1ABC61F5" w14:textId="17277DA0" w:rsidR="00932FCA" w:rsidRPr="00215530" w:rsidRDefault="00044766" w:rsidP="002331B1">
      <w:pPr>
        <w:pStyle w:val="Normal-Bold"/>
      </w:pPr>
      <w:r w:rsidRPr="00215530">
        <w:t>Independensi</w:t>
      </w:r>
    </w:p>
    <w:p w14:paraId="2F2D6F5B" w14:textId="120C9764" w:rsidR="00044766" w:rsidRDefault="00044766" w:rsidP="002331B1">
      <w:pPr>
        <w:pStyle w:val="PointPasal"/>
        <w:numPr>
          <w:ilvl w:val="0"/>
          <w:numId w:val="10"/>
        </w:numPr>
      </w:pPr>
      <w:r>
        <w:t>Petugas Pelindungan Data Pribadi dalam menjalankan fungsi pengawasan</w:t>
      </w:r>
      <w:r w:rsidR="00E85655">
        <w:t xml:space="preserve"> pelindungan data pribadi bertindak secara independen dan tidak boleh menerima instruksi dari pihak manapun yang dapat mempengaruhi objektivitas penilaiannya.</w:t>
      </w:r>
    </w:p>
    <w:p w14:paraId="32E7B79C" w14:textId="45FEB92E" w:rsidR="00E85655" w:rsidRDefault="00E85655" w:rsidP="002331B1">
      <w:pPr>
        <w:pStyle w:val="PointPasal"/>
        <w:numPr>
          <w:ilvl w:val="0"/>
          <w:numId w:val="10"/>
        </w:numPr>
      </w:pPr>
      <w:r>
        <w:t>Apabila terhadap potensi konflik kepentingan dalam pelaksanaan tugas, Petugas Pelindungan Data Pribadi yang bersangkutan wajib mengungkapkan hal tersebut kepada Ketua Petugas Pelindungan Data Pribadi atau Direktur Kepatuhan dan mengambil langkah yang diperlukan untuk menghindari konflik dimaksud.</w:t>
      </w:r>
    </w:p>
    <w:p w14:paraId="688F4B7B" w14:textId="089C26BC" w:rsidR="00E85655" w:rsidRDefault="00E85655" w:rsidP="002331B1">
      <w:pPr>
        <w:pStyle w:val="PointPasal"/>
        <w:numPr>
          <w:ilvl w:val="0"/>
          <w:numId w:val="10"/>
        </w:numPr>
      </w:pPr>
      <w:r>
        <w:t>Apabila konflik kepentingan terjadi pada level Ketua, eskalasi dilakukan langsung kepada Presiden Direktur dan/atau Direktur Kepatuhan.</w:t>
      </w:r>
    </w:p>
    <w:p w14:paraId="7123DB50" w14:textId="77777777" w:rsidR="00E85655" w:rsidRDefault="00E85655" w:rsidP="002331B1">
      <w:pPr>
        <w:pStyle w:val="Normal-Bold"/>
      </w:pPr>
    </w:p>
    <w:p w14:paraId="3D83E916" w14:textId="2F392AB2" w:rsidR="00E85655" w:rsidRDefault="00E85655" w:rsidP="002331B1">
      <w:pPr>
        <w:pStyle w:val="Normal-Bold"/>
      </w:pPr>
      <w:r>
        <w:t>Sumber Daya dan Akses</w:t>
      </w:r>
    </w:p>
    <w:p w14:paraId="6FAF034C" w14:textId="24046C05" w:rsidR="00E85655" w:rsidRDefault="00E85655" w:rsidP="002331B1">
      <w:pPr>
        <w:pStyle w:val="PointPasal"/>
        <w:numPr>
          <w:ilvl w:val="0"/>
          <w:numId w:val="11"/>
        </w:numPr>
      </w:pPr>
      <w:r>
        <w:t>Perusahaan wajib menyediakan sumber daya yang memadai kepada Petugas Pelindungan Data Pribadi, termasuk:</w:t>
      </w:r>
    </w:p>
    <w:p w14:paraId="0F7228B4" w14:textId="0ECEB474" w:rsidR="00E85655" w:rsidRDefault="00E85655" w:rsidP="002331B1">
      <w:pPr>
        <w:pStyle w:val="PointHuruf"/>
      </w:pPr>
      <w:r>
        <w:t>Akses penuh kepada seluruh sistem, basis data, rekaman pemrosesan, dan dokumen yang berkaitan dengan kegiatan pemrosesan data pribadi.</w:t>
      </w:r>
    </w:p>
    <w:p w14:paraId="747EE723" w14:textId="7A78D152" w:rsidR="00E85655" w:rsidRDefault="00E85655" w:rsidP="002331B1">
      <w:pPr>
        <w:pStyle w:val="PointHuruf"/>
      </w:pPr>
      <w:r>
        <w:t>Hak untuk berpartisipasi dan hadir dalam rapat serta proses pengambilan keputusan yang berkaitan dengan pemrosesan data pribadi.</w:t>
      </w:r>
    </w:p>
    <w:p w14:paraId="7E1C831F" w14:textId="54145E2F" w:rsidR="00E85655" w:rsidRDefault="00E85655" w:rsidP="002331B1">
      <w:pPr>
        <w:pStyle w:val="PointHuruf"/>
      </w:pPr>
      <w:r>
        <w:t>Alokasi waktu yang memadai untuk menjalankan tugas Petugas Pelindungan Data Pribadi di samping pekerjaan utamanya.</w:t>
      </w:r>
    </w:p>
    <w:p w14:paraId="1737C711" w14:textId="15E2D7BA" w:rsidR="00E85655" w:rsidRDefault="00E85655" w:rsidP="002331B1">
      <w:pPr>
        <w:pStyle w:val="PointHuruf"/>
      </w:pPr>
      <w:r>
        <w:t>Anggaran operasional yang mencukupi untuk pelaksanaan tugas, termasuk biaya pelatihan dan sertifikasi berkelanjutan.</w:t>
      </w:r>
    </w:p>
    <w:p w14:paraId="01AD4700" w14:textId="77777777" w:rsidR="00851929" w:rsidRDefault="00851929" w:rsidP="002331B1"/>
    <w:p w14:paraId="7525FCEB" w14:textId="77777777" w:rsidR="005E3433" w:rsidRDefault="005E3433" w:rsidP="002331B1"/>
    <w:p w14:paraId="3E432AC2" w14:textId="18A14268" w:rsidR="00851929" w:rsidRPr="00044766" w:rsidRDefault="00851929" w:rsidP="002331B1">
      <w:pPr>
        <w:pStyle w:val="PasalNormal"/>
      </w:pPr>
      <w:r w:rsidRPr="00851929">
        <w:rPr>
          <w:b/>
        </w:rPr>
        <w:t>Pasal 5</w:t>
      </w:r>
      <w:r>
        <w:t xml:space="preserve"> Prosedur Respon Pelanggaran Keamanan Data Pribadi</w:t>
      </w:r>
    </w:p>
    <w:p w14:paraId="46C91803" w14:textId="03379B8F" w:rsidR="00932FCA" w:rsidRDefault="00851929" w:rsidP="002331B1">
      <w:pPr>
        <w:pStyle w:val="PointPasal"/>
        <w:numPr>
          <w:ilvl w:val="0"/>
          <w:numId w:val="12"/>
        </w:numPr>
      </w:pPr>
      <w:r>
        <w:t>Dalam hal terjadi atau diduga terjadi pelanggaran keamanan data pribadi (data breach), berlaku prosedur sebagai berikut:</w:t>
      </w:r>
    </w:p>
    <w:p w14:paraId="41CE4845" w14:textId="26C98331" w:rsidR="00851929" w:rsidRDefault="00851929" w:rsidP="002331B1">
      <w:pPr>
        <w:pStyle w:val="PointHuruf"/>
      </w:pPr>
      <w:r>
        <w:t>Unit Kerja atau Divisi yang mendeteksi atau mendu</w:t>
      </w:r>
      <w:r w:rsidR="00B42243">
        <w:t>g</w:t>
      </w:r>
      <w:r>
        <w:t>a terjadinya pelanggaran wajib segera menginformasikan kepada Ketua Petugas Pelindungan Data Pribadi paling lambat 1x24 (satu kali dua puluh empat) jam sejak terdeteksi kejadian.</w:t>
      </w:r>
    </w:p>
    <w:p w14:paraId="0BFBD4E6" w14:textId="3BB4DA8F" w:rsidR="00851929" w:rsidRDefault="00851929" w:rsidP="002331B1">
      <w:pPr>
        <w:pStyle w:val="PointHuruf"/>
      </w:pPr>
      <w:r>
        <w:t>Petugas Pelindungan Data Pribadi segera mempimpin investigasi internal untuk menentukan ruang lingkup, dampak, dan penyebab pelanggaran.</w:t>
      </w:r>
    </w:p>
    <w:p w14:paraId="192B4B48" w14:textId="4C29BBC4" w:rsidR="00851929" w:rsidRDefault="00516C03" w:rsidP="002331B1">
      <w:pPr>
        <w:pStyle w:val="PointHuruf"/>
      </w:pPr>
      <w:r>
        <w:t xml:space="preserve">Petugas Pelindungan Data Pribadi menyampaikan laporan kepada Lembaga Pengawas Pelindungan Data Pribadi paling lambat 3 x 24 (tiga kali dua puluh </w:t>
      </w:r>
      <w:r>
        <w:lastRenderedPageBreak/>
        <w:t>empat) jam sejak Perusahaan mengetahui terjadinya pelanggaran, sebagaimana diamanatkan Pasal 46 Undang-Undang Nomor 27 tahun 2022.</w:t>
      </w:r>
    </w:p>
    <w:p w14:paraId="60AAC8C7" w14:textId="4BB223FC" w:rsidR="00516C03" w:rsidRDefault="00516C03" w:rsidP="002331B1">
      <w:pPr>
        <w:pStyle w:val="PointHuruf"/>
      </w:pPr>
      <w:r>
        <w:t xml:space="preserve">Apabila </w:t>
      </w:r>
      <w:r w:rsidR="00B42243">
        <w:t>pelanggaran</w:t>
      </w:r>
      <w:r>
        <w:t xml:space="preserve"> berpotensi menimbulkan risiko nyata bagi Subjek Data, Petugas Pelindungan Data Pribadi berkoordinasi dengan manajemen untuk melakukan notifikasi kepada Subjek Data yang terdampak.</w:t>
      </w:r>
    </w:p>
    <w:p w14:paraId="7071D8B2" w14:textId="35592564" w:rsidR="00516C03" w:rsidRDefault="00516C03" w:rsidP="002331B1">
      <w:pPr>
        <w:pStyle w:val="PointHuruf"/>
      </w:pPr>
      <w:r>
        <w:t>Seluruh dokumentasi proses respon pelanggaran, termasuk hasil investigasi dan tindakan perbaikan, disimpan sekurang kurangnya selama 5 (lima) tahun.</w:t>
      </w:r>
    </w:p>
    <w:p w14:paraId="6112B305" w14:textId="0C1B56A3" w:rsidR="00516C03" w:rsidRDefault="00516C03" w:rsidP="002331B1">
      <w:pPr>
        <w:pStyle w:val="PointPasal"/>
      </w:pPr>
      <w:r>
        <w:t>Petugas Pelindungan Data Pribadi wajib menyusun, meninjau dan memperbaharui secara berkala Standar Prosedur Operasional Respon Pelanggaran Data Pribadi setidaknya 1 (satu) kali dalam setahun, sebagai panduan teknis pelaksa</w:t>
      </w:r>
      <w:r w:rsidR="00B42243">
        <w:t>n</w:t>
      </w:r>
      <w:r>
        <w:t>aan prosedur.</w:t>
      </w:r>
    </w:p>
    <w:p w14:paraId="2C380360" w14:textId="77777777" w:rsidR="00516C03" w:rsidRDefault="00516C03" w:rsidP="002331B1"/>
    <w:p w14:paraId="07EA7B95" w14:textId="77777777" w:rsidR="005E3433" w:rsidRDefault="005E3433" w:rsidP="002331B1"/>
    <w:p w14:paraId="7A24EB8F" w14:textId="43E35F1F" w:rsidR="00516C03" w:rsidRDefault="00516C03" w:rsidP="002331B1">
      <w:pPr>
        <w:pStyle w:val="PasalNormal"/>
      </w:pPr>
      <w:r w:rsidRPr="00516C03">
        <w:rPr>
          <w:b/>
        </w:rPr>
        <w:t>Pasal 6</w:t>
      </w:r>
      <w:r>
        <w:t xml:space="preserve"> Koordinasi dengan Lembaga Pengawas</w:t>
      </w:r>
    </w:p>
    <w:p w14:paraId="5CDFF980" w14:textId="2428DAA5" w:rsidR="00932FCA" w:rsidRDefault="000F56EF" w:rsidP="002331B1">
      <w:pPr>
        <w:pStyle w:val="PointPasal"/>
        <w:numPr>
          <w:ilvl w:val="0"/>
          <w:numId w:val="13"/>
        </w:numPr>
      </w:pPr>
      <w:r>
        <w:t>Ketua Petugas Pelindungan Data Pribadi merupakan titik kontak resmi Perusahaan dengan Lembaga Pengawas Pelindungan Data Pribadi sebagaimana dimaksud dalam Undang Undang Nomor 27 tahun 2022.</w:t>
      </w:r>
    </w:p>
    <w:p w14:paraId="3BDF7B67" w14:textId="0419CEBD" w:rsidR="000F56EF" w:rsidRDefault="000F56EF" w:rsidP="002331B1">
      <w:pPr>
        <w:pStyle w:val="PointPasal"/>
        <w:numPr>
          <w:ilvl w:val="0"/>
          <w:numId w:val="13"/>
        </w:numPr>
      </w:pPr>
      <w:r>
        <w:t>Perusahaan wajib mendaftarkan dan/atau mengumumkan identitas serta informasi kontak Ketua Petugas Pelindungan Data Pribadi kepada Lembaga Pengawas Pelindungan Data Pribadi segera setelah lembaga tersebut terbentuk sesuai amanat Undang-Undang.</w:t>
      </w:r>
    </w:p>
    <w:p w14:paraId="623260CA" w14:textId="0FD77339" w:rsidR="006F33CC" w:rsidRDefault="006F33CC" w:rsidP="002331B1">
      <w:pPr>
        <w:pStyle w:val="PointPasal"/>
        <w:numPr>
          <w:ilvl w:val="0"/>
          <w:numId w:val="13"/>
        </w:numPr>
      </w:pPr>
      <w:r>
        <w:t>Perusahaan menyediakan saluran komunikasi yang dapat diakses oleh Subjek Data dan Otori</w:t>
      </w:r>
      <w:r w:rsidR="00B42243">
        <w:t>t</w:t>
      </w:r>
      <w:r>
        <w:t>as Jasa Keuangan terkait pertanyaan atau pengaduan mengenai pemrosesan data pribadi melalui Petugas Pelindungan Data Pribadi.</w:t>
      </w:r>
    </w:p>
    <w:p w14:paraId="5EB2A5BC" w14:textId="77777777" w:rsidR="006F33CC" w:rsidRDefault="006F33CC" w:rsidP="002331B1"/>
    <w:p w14:paraId="23145E21" w14:textId="77777777" w:rsidR="006F33CC" w:rsidRDefault="006F33CC" w:rsidP="002331B1"/>
    <w:p w14:paraId="4A180FF9" w14:textId="5F01A157" w:rsidR="006F33CC" w:rsidRDefault="006F33CC" w:rsidP="002331B1">
      <w:pPr>
        <w:pStyle w:val="PasalNormal"/>
      </w:pPr>
      <w:r w:rsidRPr="006F33CC">
        <w:rPr>
          <w:b/>
        </w:rPr>
        <w:t>Pasal 7</w:t>
      </w:r>
      <w:r>
        <w:t xml:space="preserve"> Pelaporan dan Evaluasi Berkala</w:t>
      </w:r>
    </w:p>
    <w:p w14:paraId="45B317BC" w14:textId="7894016A" w:rsidR="00932FCA" w:rsidRDefault="002A779A" w:rsidP="002331B1">
      <w:pPr>
        <w:pStyle w:val="PointPasal"/>
        <w:numPr>
          <w:ilvl w:val="0"/>
          <w:numId w:val="14"/>
        </w:numPr>
      </w:pPr>
      <w:r w:rsidRPr="002A779A">
        <w:rPr>
          <w:lang w:val="en-US"/>
        </w:rPr>
        <w:t xml:space="preserve">Petugas Pelindungan Data Pribadi menyampaikan laporan tertulis mengenai status kepatuhan pelindungan data pribadi kepada Presiden Direktur, dengan tembusan kepada Direktur Kepatuhan dan </w:t>
      </w:r>
      <w:r w:rsidRPr="002A779A">
        <w:rPr>
          <w:i/>
          <w:iCs/>
          <w:lang w:val="en-US"/>
        </w:rPr>
        <w:t>Chief Technology &amp; Information Officer</w:t>
      </w:r>
      <w:r w:rsidRPr="002A779A">
        <w:rPr>
          <w:lang w:val="en-US"/>
        </w:rPr>
        <w:t>, paling sedikit 1 (satu) kali dalam setahun</w:t>
      </w:r>
      <w:r w:rsidR="006F33CC">
        <w:t>.</w:t>
      </w:r>
    </w:p>
    <w:p w14:paraId="3365B792" w14:textId="14CB8C30" w:rsidR="006F33CC" w:rsidRDefault="006F33CC" w:rsidP="002331B1">
      <w:pPr>
        <w:pStyle w:val="PointPasal"/>
        <w:numPr>
          <w:ilvl w:val="0"/>
          <w:numId w:val="14"/>
        </w:numPr>
      </w:pPr>
      <w:r>
        <w:t>Laporan sebagaimana dimaksud pada ayat (1) mencakup paling sedikit:</w:t>
      </w:r>
    </w:p>
    <w:p w14:paraId="76EC9A75" w14:textId="6710D789" w:rsidR="006F33CC" w:rsidRDefault="006F33CC" w:rsidP="002331B1">
      <w:pPr>
        <w:pStyle w:val="PointHuruf"/>
      </w:pPr>
      <w:r>
        <w:t>Status kepatuhan terhadap Undang-Undang Pelindungan Data Pribadi dan peraturan pelaksanaannya.</w:t>
      </w:r>
    </w:p>
    <w:p w14:paraId="2ED7BBC2" w14:textId="4DDDF0D9" w:rsidR="006F33CC" w:rsidRDefault="006F33CC" w:rsidP="002331B1">
      <w:pPr>
        <w:pStyle w:val="PointHuruf"/>
      </w:pPr>
      <w:r>
        <w:t>Rekapitulasi kegiatan pemrosesan data pribadi dan risiko yang teridentifikasi.</w:t>
      </w:r>
    </w:p>
    <w:p w14:paraId="46AAAFC4" w14:textId="40CDD4C8" w:rsidR="006F33CC" w:rsidRDefault="006F33CC" w:rsidP="002331B1">
      <w:pPr>
        <w:pStyle w:val="PointHuruf"/>
      </w:pPr>
      <w:r>
        <w:t>Hasil DPIA yang telah dilaksanakan.</w:t>
      </w:r>
    </w:p>
    <w:p w14:paraId="571C41C4" w14:textId="1970AF1B" w:rsidR="006F33CC" w:rsidRDefault="006F33CC" w:rsidP="002331B1">
      <w:pPr>
        <w:pStyle w:val="PointHuruf"/>
      </w:pPr>
      <w:r>
        <w:t>Insiden atau pelanggaran data yang terjadi beserta tindakan korektifnya.</w:t>
      </w:r>
    </w:p>
    <w:p w14:paraId="2C721B4F" w14:textId="576C1A89" w:rsidR="006F33CC" w:rsidRDefault="006F33CC" w:rsidP="002331B1">
      <w:pPr>
        <w:pStyle w:val="PointHuruf"/>
      </w:pPr>
      <w:r>
        <w:t>Rekomendasi perbaikan program pelindungan data pribadi.</w:t>
      </w:r>
    </w:p>
    <w:p w14:paraId="25E444EC" w14:textId="559AE80A" w:rsidR="006F33CC" w:rsidRDefault="006F33CC" w:rsidP="002331B1">
      <w:pPr>
        <w:pStyle w:val="PointPasal"/>
      </w:pPr>
      <w:r>
        <w:t>Surat keputusan ini ditinjau kembali oleh Petugas Pelindungan Data Pribadi bersama fungsi Legal&amp;Compliance paling sedikit 1 (satu) kali dalam setahun, atau sewaktu-waktu apabila terdapat perubahan peraturan perundang-undangan, perubahan struktur organisasi yang relevan, atau kejadian signifikan terkait data pribadi di Perusahaan.</w:t>
      </w:r>
    </w:p>
    <w:p w14:paraId="7C7E2630" w14:textId="77777777" w:rsidR="006F33CC" w:rsidRDefault="006F33CC" w:rsidP="0099428D"/>
    <w:p w14:paraId="6CCB0A61" w14:textId="77777777" w:rsidR="002A779A" w:rsidRDefault="002A779A" w:rsidP="0099428D"/>
    <w:p w14:paraId="529A7BDD" w14:textId="77777777" w:rsidR="002A779A" w:rsidRDefault="002A779A" w:rsidP="0099428D"/>
    <w:p w14:paraId="4263EEE5" w14:textId="77777777" w:rsidR="005E3433" w:rsidRDefault="005E3433" w:rsidP="0099428D"/>
    <w:p w14:paraId="2600709E" w14:textId="186C282D" w:rsidR="00215530" w:rsidRDefault="00215530" w:rsidP="002331B1">
      <w:pPr>
        <w:pStyle w:val="PasalNormal"/>
      </w:pPr>
      <w:r w:rsidRPr="00215530">
        <w:rPr>
          <w:b/>
        </w:rPr>
        <w:lastRenderedPageBreak/>
        <w:t>Pasal 8</w:t>
      </w:r>
      <w:r>
        <w:t xml:space="preserve"> Penutup</w:t>
      </w:r>
    </w:p>
    <w:p w14:paraId="4A3F5914" w14:textId="46ED349D" w:rsidR="00E50D01" w:rsidRDefault="00215530" w:rsidP="002331B1">
      <w:pPr>
        <w:pStyle w:val="PointPasal"/>
        <w:numPr>
          <w:ilvl w:val="0"/>
          <w:numId w:val="15"/>
        </w:numPr>
      </w:pPr>
      <w:r>
        <w:t>Surat Keputusan ini berl</w:t>
      </w:r>
      <w:r w:rsidR="00B42243">
        <w:t>a</w:t>
      </w:r>
      <w:r>
        <w:t>ku sejak tanggal ditetapkan.</w:t>
      </w:r>
    </w:p>
    <w:p w14:paraId="4A8EBB7C" w14:textId="37ADED70" w:rsidR="00215530" w:rsidRDefault="00215530" w:rsidP="002331B1">
      <w:pPr>
        <w:pStyle w:val="PointPasal"/>
        <w:numPr>
          <w:ilvl w:val="0"/>
          <w:numId w:val="15"/>
        </w:numPr>
      </w:pPr>
      <w:r>
        <w:t xml:space="preserve">Dengan ditetapkannya Surat Keputusan ini, maka Surat Keputusan </w:t>
      </w:r>
      <w:r w:rsidRPr="00F51AD5">
        <w:t xml:space="preserve">No. </w:t>
      </w:r>
      <w:r>
        <w:t>078</w:t>
      </w:r>
      <w:r w:rsidRPr="00E45D5B">
        <w:t>/HCD-SK/X/202</w:t>
      </w:r>
      <w:r>
        <w:t>4</w:t>
      </w:r>
      <w:r w:rsidRPr="00F51AD5">
        <w:t xml:space="preserve"> tentang </w:t>
      </w:r>
      <w:r w:rsidRPr="002331B1">
        <w:rPr>
          <w:bCs/>
        </w:rPr>
        <w:t>Penunjukan Petugas Pelindungan Data Pribadi (</w:t>
      </w:r>
      <w:r w:rsidRPr="002331B1">
        <w:rPr>
          <w:bCs/>
          <w:i/>
          <w:iCs/>
        </w:rPr>
        <w:t>Data Protection Officer</w:t>
      </w:r>
      <w:r w:rsidRPr="002331B1">
        <w:rPr>
          <w:bCs/>
        </w:rPr>
        <w:t xml:space="preserve">) </w:t>
      </w:r>
      <w:r w:rsidRPr="00F51AD5">
        <w:t>PT Equity Life Indonesia dinyatakan tidak berlaku lagi.</w:t>
      </w:r>
    </w:p>
    <w:p w14:paraId="3003A6B0" w14:textId="22726E15" w:rsidR="00215530" w:rsidRPr="002A779A" w:rsidRDefault="002A779A" w:rsidP="002331B1">
      <w:pPr>
        <w:pStyle w:val="PointPasal"/>
        <w:numPr>
          <w:ilvl w:val="0"/>
          <w:numId w:val="15"/>
        </w:numPr>
      </w:pPr>
      <w:r w:rsidRPr="002A779A">
        <w:rPr>
          <w:lang w:val="en-US"/>
        </w:rPr>
        <w:t xml:space="preserve">Hal-hal yang belum diatur dalam Surat Keputusan ini akan diatur lebih lanjut dalam kebijakan dan/atau Standar Prosedur Operasional yang disusun oleh Petugas Pelindungan Data Pribadi, berkoordinasi dengan Direktur Kepatuhan dan </w:t>
      </w:r>
      <w:r w:rsidRPr="002A779A">
        <w:rPr>
          <w:i/>
          <w:iCs/>
          <w:lang w:val="en-US"/>
        </w:rPr>
        <w:t>Chief Technology &amp; Information Officer</w:t>
      </w:r>
      <w:r w:rsidRPr="002A779A">
        <w:rPr>
          <w:lang w:val="en-US"/>
        </w:rPr>
        <w:t>, serta disahkan oleh Presiden Direktur</w:t>
      </w:r>
      <w:r w:rsidR="00215530" w:rsidRPr="002A779A">
        <w:t>.</w:t>
      </w:r>
    </w:p>
    <w:p w14:paraId="5BFE07BF" w14:textId="663872D8" w:rsidR="00A3179B" w:rsidRPr="00F51AD5" w:rsidRDefault="00C56588" w:rsidP="002331B1">
      <w:pPr>
        <w:pStyle w:val="NormalWeb"/>
        <w:rPr>
          <w:lang w:val="id-ID"/>
        </w:rPr>
      </w:pPr>
      <w:r w:rsidRPr="00F51AD5">
        <w:rPr>
          <w:lang w:val="id-ID"/>
        </w:rPr>
        <w:t xml:space="preserve">      </w:t>
      </w:r>
    </w:p>
    <w:p w14:paraId="6C7BF61A" w14:textId="3CC76969" w:rsidR="00C56588" w:rsidRPr="002331B1" w:rsidRDefault="00C56588" w:rsidP="002331B1">
      <w:r w:rsidRPr="002331B1">
        <w:t xml:space="preserve">Jakarta, </w:t>
      </w:r>
      <w:del w:id="1" w:author="Natasia Josephin" w:date="2025-11-28T08:05:00Z" w16du:dateUtc="2025-11-28T01:05:00Z">
        <w:r w:rsidR="00A3179B" w:rsidRPr="002331B1" w:rsidDel="005F1CBF">
          <w:delText xml:space="preserve">14 </w:delText>
        </w:r>
      </w:del>
      <w:r w:rsidR="008E6F30" w:rsidRPr="002331B1">
        <w:t>16 Maret 2026</w:t>
      </w:r>
    </w:p>
    <w:p w14:paraId="6A9D2380" w14:textId="13FC4CCB" w:rsidR="00C56588" w:rsidRDefault="00C56588" w:rsidP="002331B1">
      <w:pPr>
        <w:rPr>
          <w:lang w:val="id-ID"/>
        </w:rPr>
      </w:pPr>
      <w:r w:rsidRPr="008E6F30">
        <w:rPr>
          <w:lang w:val="id-ID"/>
        </w:rPr>
        <w:t xml:space="preserve">PT EQUITY LIFE </w:t>
      </w:r>
      <w:r w:rsidR="002331B1">
        <w:rPr>
          <w:lang w:val="id-ID"/>
        </w:rPr>
        <w:t>Indonesia</w:t>
      </w:r>
    </w:p>
    <w:p w14:paraId="3051E39F" w14:textId="77777777" w:rsidR="002331B1" w:rsidRDefault="002331B1" w:rsidP="002331B1">
      <w:pPr>
        <w:rPr>
          <w:lang w:val="id-ID"/>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3396"/>
        <w:gridCol w:w="290"/>
        <w:gridCol w:w="290"/>
        <w:gridCol w:w="3389"/>
        <w:gridCol w:w="303"/>
      </w:tblGrid>
      <w:tr w:rsidR="002331B1" w14:paraId="5BEEF69F" w14:textId="77777777" w:rsidTr="002331B1">
        <w:tc>
          <w:tcPr>
            <w:tcW w:w="3976" w:type="dxa"/>
            <w:gridSpan w:val="3"/>
          </w:tcPr>
          <w:p w14:paraId="6A5C42E7" w14:textId="77777777" w:rsidR="002331B1" w:rsidRDefault="002331B1" w:rsidP="002331B1">
            <w:pPr>
              <w:pStyle w:val="TableContent"/>
              <w:framePr w:wrap="around"/>
              <w:rPr>
                <w:lang w:val="id-ID"/>
              </w:rPr>
            </w:pPr>
          </w:p>
          <w:p w14:paraId="6912D968" w14:textId="77777777" w:rsidR="002331B1" w:rsidRDefault="002331B1" w:rsidP="002331B1">
            <w:pPr>
              <w:pStyle w:val="TableContent"/>
              <w:framePr w:wrap="around"/>
              <w:rPr>
                <w:lang w:val="id-ID"/>
              </w:rPr>
            </w:pPr>
          </w:p>
          <w:p w14:paraId="01EDEBA8" w14:textId="77777777" w:rsidR="002331B1" w:rsidRDefault="002331B1" w:rsidP="002331B1">
            <w:pPr>
              <w:pStyle w:val="TableContent"/>
              <w:framePr w:wrap="around"/>
              <w:rPr>
                <w:lang w:val="id-ID"/>
              </w:rPr>
            </w:pPr>
          </w:p>
          <w:p w14:paraId="1635B27D" w14:textId="77777777" w:rsidR="002331B1" w:rsidRDefault="002331B1" w:rsidP="002331B1">
            <w:pPr>
              <w:pStyle w:val="TableContent"/>
              <w:framePr w:wrap="around"/>
              <w:rPr>
                <w:lang w:val="id-ID"/>
              </w:rPr>
            </w:pPr>
          </w:p>
          <w:p w14:paraId="06BC3D62" w14:textId="77777777" w:rsidR="002331B1" w:rsidRDefault="002331B1" w:rsidP="002331B1">
            <w:pPr>
              <w:pStyle w:val="TableContent"/>
              <w:framePr w:wrap="around"/>
              <w:rPr>
                <w:lang w:val="id-ID"/>
              </w:rPr>
            </w:pPr>
          </w:p>
          <w:p w14:paraId="4D5B2C7A" w14:textId="77777777" w:rsidR="002331B1" w:rsidRDefault="002331B1" w:rsidP="002331B1">
            <w:pPr>
              <w:pStyle w:val="TableContent"/>
              <w:framePr w:wrap="around"/>
              <w:rPr>
                <w:lang w:val="id-ID"/>
              </w:rPr>
            </w:pPr>
          </w:p>
          <w:p w14:paraId="214008FD" w14:textId="77777777" w:rsidR="002331B1" w:rsidRDefault="002331B1" w:rsidP="002331B1">
            <w:pPr>
              <w:pStyle w:val="TableContent"/>
              <w:framePr w:wrap="around"/>
              <w:rPr>
                <w:lang w:val="id-ID"/>
              </w:rPr>
            </w:pPr>
          </w:p>
        </w:tc>
        <w:tc>
          <w:tcPr>
            <w:tcW w:w="3982" w:type="dxa"/>
            <w:gridSpan w:val="3"/>
          </w:tcPr>
          <w:p w14:paraId="30A59918" w14:textId="77777777" w:rsidR="002331B1" w:rsidRDefault="002331B1" w:rsidP="002331B1">
            <w:pPr>
              <w:pStyle w:val="TableContent"/>
              <w:framePr w:wrap="around"/>
              <w:rPr>
                <w:lang w:val="id-ID"/>
              </w:rPr>
            </w:pPr>
          </w:p>
        </w:tc>
      </w:tr>
      <w:tr w:rsidR="002331B1" w14:paraId="653E4BA4" w14:textId="77777777" w:rsidTr="002331B1">
        <w:tc>
          <w:tcPr>
            <w:tcW w:w="290" w:type="dxa"/>
          </w:tcPr>
          <w:p w14:paraId="46E91184" w14:textId="54F9E831" w:rsidR="002331B1" w:rsidRDefault="002331B1" w:rsidP="002331B1">
            <w:pPr>
              <w:pStyle w:val="TableContent"/>
              <w:framePr w:wrap="around"/>
              <w:rPr>
                <w:lang w:val="id-ID"/>
              </w:rPr>
            </w:pPr>
            <w:r>
              <w:rPr>
                <w:lang w:val="id-ID"/>
              </w:rPr>
              <w:t>(</w:t>
            </w:r>
          </w:p>
        </w:tc>
        <w:tc>
          <w:tcPr>
            <w:tcW w:w="3396" w:type="dxa"/>
            <w:tcBorders>
              <w:bottom w:val="single" w:sz="4" w:space="0" w:color="auto"/>
            </w:tcBorders>
          </w:tcPr>
          <w:p w14:paraId="7651DF46" w14:textId="06BD7B74" w:rsidR="002331B1" w:rsidRDefault="002331B1" w:rsidP="002331B1">
            <w:pPr>
              <w:pStyle w:val="NormalCenter"/>
              <w:rPr>
                <w:lang w:val="id-ID"/>
              </w:rPr>
            </w:pPr>
            <w:r>
              <w:t>Harjanto Tanuwidjaja</w:t>
            </w:r>
          </w:p>
        </w:tc>
        <w:tc>
          <w:tcPr>
            <w:tcW w:w="290" w:type="dxa"/>
          </w:tcPr>
          <w:p w14:paraId="797827D8" w14:textId="2C682496" w:rsidR="002331B1" w:rsidRDefault="002331B1" w:rsidP="002331B1">
            <w:pPr>
              <w:pStyle w:val="TableContent"/>
              <w:framePr w:wrap="around"/>
              <w:rPr>
                <w:lang w:val="id-ID"/>
              </w:rPr>
            </w:pPr>
            <w:r>
              <w:rPr>
                <w:lang w:val="id-ID"/>
              </w:rPr>
              <w:t>)</w:t>
            </w:r>
          </w:p>
        </w:tc>
        <w:tc>
          <w:tcPr>
            <w:tcW w:w="290" w:type="dxa"/>
          </w:tcPr>
          <w:p w14:paraId="51DE160B" w14:textId="32505FF1" w:rsidR="002331B1" w:rsidRDefault="002331B1" w:rsidP="002331B1">
            <w:pPr>
              <w:pStyle w:val="TableContent"/>
              <w:framePr w:wrap="around"/>
              <w:rPr>
                <w:lang w:val="id-ID"/>
              </w:rPr>
            </w:pPr>
            <w:r>
              <w:rPr>
                <w:lang w:val="id-ID"/>
              </w:rPr>
              <w:t>(</w:t>
            </w:r>
          </w:p>
        </w:tc>
        <w:tc>
          <w:tcPr>
            <w:tcW w:w="3389" w:type="dxa"/>
            <w:tcBorders>
              <w:bottom w:val="single" w:sz="4" w:space="0" w:color="auto"/>
            </w:tcBorders>
          </w:tcPr>
          <w:p w14:paraId="50009271" w14:textId="4BCC5645" w:rsidR="002331B1" w:rsidRDefault="002331B1" w:rsidP="0099428D">
            <w:pPr>
              <w:pStyle w:val="NormalCenter"/>
              <w:rPr>
                <w:lang w:val="id-ID"/>
              </w:rPr>
            </w:pPr>
            <w:r>
              <w:t>Christinawati Hadiman</w:t>
            </w:r>
          </w:p>
        </w:tc>
        <w:tc>
          <w:tcPr>
            <w:tcW w:w="303" w:type="dxa"/>
          </w:tcPr>
          <w:p w14:paraId="119D93DD" w14:textId="507D6509" w:rsidR="002331B1" w:rsidRDefault="002331B1" w:rsidP="002331B1">
            <w:pPr>
              <w:pStyle w:val="TableContent"/>
              <w:framePr w:wrap="around"/>
              <w:rPr>
                <w:lang w:val="id-ID"/>
              </w:rPr>
            </w:pPr>
            <w:r>
              <w:rPr>
                <w:lang w:val="id-ID"/>
              </w:rPr>
              <w:t>)</w:t>
            </w:r>
          </w:p>
        </w:tc>
      </w:tr>
      <w:tr w:rsidR="002331B1" w14:paraId="1894A282" w14:textId="77777777" w:rsidTr="002331B1">
        <w:tc>
          <w:tcPr>
            <w:tcW w:w="3976" w:type="dxa"/>
            <w:gridSpan w:val="3"/>
          </w:tcPr>
          <w:p w14:paraId="21E8C1EC" w14:textId="17F129FC" w:rsidR="002331B1" w:rsidRDefault="002331B1" w:rsidP="002331B1">
            <w:pPr>
              <w:pStyle w:val="TableContent"/>
              <w:framePr w:wrap="around"/>
              <w:jc w:val="center"/>
              <w:rPr>
                <w:lang w:val="id-ID"/>
              </w:rPr>
            </w:pPr>
            <w:r>
              <w:t>Presiden Direktur</w:t>
            </w:r>
          </w:p>
        </w:tc>
        <w:tc>
          <w:tcPr>
            <w:tcW w:w="3982" w:type="dxa"/>
            <w:gridSpan w:val="3"/>
          </w:tcPr>
          <w:p w14:paraId="7964516C" w14:textId="65C854C6" w:rsidR="002331B1" w:rsidRDefault="002331B1" w:rsidP="002331B1">
            <w:pPr>
              <w:pStyle w:val="TableContent"/>
              <w:framePr w:wrap="around"/>
              <w:jc w:val="center"/>
              <w:rPr>
                <w:lang w:val="id-ID"/>
              </w:rPr>
            </w:pPr>
            <w:r w:rsidRPr="001A6CB2">
              <w:t>Direktur</w:t>
            </w:r>
          </w:p>
        </w:tc>
      </w:tr>
    </w:tbl>
    <w:p w14:paraId="2AE19B4D" w14:textId="77777777" w:rsidR="002331B1" w:rsidRDefault="002331B1" w:rsidP="002331B1">
      <w:pPr>
        <w:rPr>
          <w:lang w:val="id-ID"/>
        </w:rPr>
      </w:pPr>
    </w:p>
    <w:p w14:paraId="111B5784" w14:textId="0E767057" w:rsidR="005F1CBF" w:rsidRPr="005F1CBF" w:rsidRDefault="005F1CBF"/>
    <w:sectPr w:rsidR="005F1CBF" w:rsidRPr="005F1CBF" w:rsidSect="00A462B0">
      <w:footerReference w:type="default" r:id="rId8"/>
      <w:pgSz w:w="11906" w:h="16838" w:code="9"/>
      <w:pgMar w:top="993" w:right="1440" w:bottom="851"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4D3D6" w14:textId="77777777" w:rsidR="0088646A" w:rsidRDefault="0088646A" w:rsidP="002331B1">
      <w:r>
        <w:separator/>
      </w:r>
    </w:p>
  </w:endnote>
  <w:endnote w:type="continuationSeparator" w:id="0">
    <w:p w14:paraId="6B9DBCF0" w14:textId="77777777" w:rsidR="0088646A" w:rsidRDefault="0088646A" w:rsidP="00233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006297"/>
      <w:docPartObj>
        <w:docPartGallery w:val="Page Numbers (Bottom of Page)"/>
        <w:docPartUnique/>
      </w:docPartObj>
    </w:sdtPr>
    <w:sdtEndPr>
      <w:rPr>
        <w:noProof/>
      </w:rPr>
    </w:sdtEndPr>
    <w:sdtContent>
      <w:p w14:paraId="6CB0F6AC" w14:textId="62E44B59" w:rsidR="00A462B0" w:rsidRDefault="00A462B0" w:rsidP="002331B1">
        <w:pPr>
          <w:pStyle w:val="Footer"/>
        </w:pPr>
        <w:r>
          <w:fldChar w:fldCharType="begin"/>
        </w:r>
        <w:r>
          <w:instrText xml:space="preserve"> PAGE   \* MERGEFORMAT </w:instrText>
        </w:r>
        <w:r>
          <w:fldChar w:fldCharType="separate"/>
        </w:r>
        <w:r>
          <w:rPr>
            <w:noProof/>
          </w:rPr>
          <w:t>2</w:t>
        </w:r>
        <w:r>
          <w:rPr>
            <w:noProof/>
          </w:rPr>
          <w:fldChar w:fldCharType="end"/>
        </w:r>
      </w:p>
    </w:sdtContent>
  </w:sdt>
  <w:p w14:paraId="208BB245" w14:textId="20B071AF" w:rsidR="00A462B0" w:rsidRPr="005F1CBF" w:rsidRDefault="005F1CBF" w:rsidP="002331B1">
    <w:pPr>
      <w:pStyle w:val="Footer"/>
    </w:pPr>
    <w:ins w:id="2" w:author="Natasia Josephin" w:date="2025-11-28T08:05:00Z" w16du:dateUtc="2025-11-28T01:05:00Z">
      <w:r w:rsidRPr="00044766">
        <w:t>/njo</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A91B5" w14:textId="77777777" w:rsidR="0088646A" w:rsidRDefault="0088646A" w:rsidP="002331B1">
      <w:r>
        <w:separator/>
      </w:r>
    </w:p>
  </w:footnote>
  <w:footnote w:type="continuationSeparator" w:id="0">
    <w:p w14:paraId="776551E2" w14:textId="77777777" w:rsidR="0088646A" w:rsidRDefault="0088646A" w:rsidP="002331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0A4"/>
    <w:multiLevelType w:val="hybridMultilevel"/>
    <w:tmpl w:val="94FC0AB0"/>
    <w:lvl w:ilvl="0" w:tplc="06DEDCF4">
      <w:start w:val="1"/>
      <w:numFmt w:val="bullet"/>
      <w:lvlText w:val="•"/>
      <w:lvlJc w:val="left"/>
      <w:pPr>
        <w:ind w:left="3600" w:hanging="360"/>
      </w:pPr>
      <w:rPr>
        <w:rFonts w:ascii="Arial" w:hAnsi="Aria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FF01B89"/>
    <w:multiLevelType w:val="hybridMultilevel"/>
    <w:tmpl w:val="10107D8E"/>
    <w:lvl w:ilvl="0" w:tplc="2BB885AC">
      <w:start w:val="1"/>
      <w:numFmt w:val="bullet"/>
      <w:pStyle w:val="TableContentPoin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12463FDB"/>
    <w:multiLevelType w:val="hybridMultilevel"/>
    <w:tmpl w:val="CE760CB2"/>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1F7A4F46"/>
    <w:multiLevelType w:val="hybridMultilevel"/>
    <w:tmpl w:val="D0F263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4204D6"/>
    <w:multiLevelType w:val="multilevel"/>
    <w:tmpl w:val="3DEE29C4"/>
    <w:lvl w:ilvl="0">
      <w:start w:val="1"/>
      <w:numFmt w:val="decimal"/>
      <w:lvlText w:val="%1."/>
      <w:lvlJc w:val="left"/>
      <w:pPr>
        <w:tabs>
          <w:tab w:val="left" w:pos="720"/>
        </w:tabs>
        <w:ind w:left="720" w:hanging="360"/>
      </w:pPr>
      <w:rPr>
        <w:rFonts w:ascii="Arial" w:hAnsi="Arial" w:cs="Arial" w:hint="default"/>
        <w:sz w:val="20"/>
        <w:szCs w:val="20"/>
        <w:lang w:val="id-ID"/>
      </w:rPr>
    </w:lvl>
    <w:lvl w:ilvl="1">
      <w:start w:val="1"/>
      <w:numFmt w:val="lowerLetter"/>
      <w:lvlText w:val="%2."/>
      <w:lvlJc w:val="left"/>
      <w:pPr>
        <w:tabs>
          <w:tab w:val="left" w:pos="1080"/>
        </w:tabs>
        <w:ind w:left="1080" w:hanging="360"/>
      </w:pPr>
      <w:rPr>
        <w:rFonts w:ascii="Times New Roman" w:eastAsia="SimSun" w:hAnsi="Times New Roman" w:cs="Times New Roman"/>
      </w:rPr>
    </w:lvl>
    <w:lvl w:ilvl="2">
      <w:start w:val="1"/>
      <w:numFmt w:val="bullet"/>
      <w:lvlText w:val=""/>
      <w:lvlJc w:val="left"/>
      <w:pPr>
        <w:ind w:left="1440" w:hanging="360"/>
      </w:pPr>
      <w:rPr>
        <w:rFonts w:ascii="Symbol" w:hAnsi="Symbol" w:hint="default"/>
      </w:r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49574059"/>
    <w:multiLevelType w:val="hybridMultilevel"/>
    <w:tmpl w:val="1592F842"/>
    <w:lvl w:ilvl="0" w:tplc="FD10F172">
      <w:start w:val="1"/>
      <w:numFmt w:val="decimal"/>
      <w:pStyle w:val="PointPasal"/>
      <w:lvlText w:val="(%1)"/>
      <w:lvlJc w:val="left"/>
      <w:pPr>
        <w:ind w:left="720" w:hanging="360"/>
      </w:pPr>
      <w:rPr>
        <w:rFonts w:hint="default"/>
      </w:rPr>
    </w:lvl>
    <w:lvl w:ilvl="1" w:tplc="AF5879AA">
      <w:start w:val="1"/>
      <w:numFmt w:val="lowerLetter"/>
      <w:pStyle w:val="PointHuruf"/>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4F22882"/>
    <w:multiLevelType w:val="hybridMultilevel"/>
    <w:tmpl w:val="909E97A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948320416">
    <w:abstractNumId w:val="3"/>
  </w:num>
  <w:num w:numId="2" w16cid:durableId="468713748">
    <w:abstractNumId w:val="0"/>
  </w:num>
  <w:num w:numId="3" w16cid:durableId="1513764647">
    <w:abstractNumId w:val="4"/>
  </w:num>
  <w:num w:numId="4" w16cid:durableId="24067125">
    <w:abstractNumId w:val="6"/>
  </w:num>
  <w:num w:numId="5" w16cid:durableId="1560050306">
    <w:abstractNumId w:val="2"/>
  </w:num>
  <w:num w:numId="6" w16cid:durableId="707682662">
    <w:abstractNumId w:val="5"/>
  </w:num>
  <w:num w:numId="7" w16cid:durableId="1646011706">
    <w:abstractNumId w:val="5"/>
    <w:lvlOverride w:ilvl="0">
      <w:startOverride w:val="1"/>
    </w:lvlOverride>
  </w:num>
  <w:num w:numId="8" w16cid:durableId="1596943313">
    <w:abstractNumId w:val="5"/>
    <w:lvlOverride w:ilvl="0">
      <w:startOverride w:val="1"/>
    </w:lvlOverride>
  </w:num>
  <w:num w:numId="9" w16cid:durableId="1006399899">
    <w:abstractNumId w:val="5"/>
    <w:lvlOverride w:ilvl="0">
      <w:startOverride w:val="1"/>
    </w:lvlOverride>
  </w:num>
  <w:num w:numId="10" w16cid:durableId="1764836700">
    <w:abstractNumId w:val="5"/>
    <w:lvlOverride w:ilvl="0">
      <w:startOverride w:val="1"/>
    </w:lvlOverride>
  </w:num>
  <w:num w:numId="11" w16cid:durableId="435444705">
    <w:abstractNumId w:val="5"/>
    <w:lvlOverride w:ilvl="0">
      <w:startOverride w:val="1"/>
    </w:lvlOverride>
  </w:num>
  <w:num w:numId="12" w16cid:durableId="1143617931">
    <w:abstractNumId w:val="5"/>
    <w:lvlOverride w:ilvl="0">
      <w:startOverride w:val="1"/>
    </w:lvlOverride>
  </w:num>
  <w:num w:numId="13" w16cid:durableId="207571943">
    <w:abstractNumId w:val="5"/>
    <w:lvlOverride w:ilvl="0">
      <w:startOverride w:val="1"/>
    </w:lvlOverride>
  </w:num>
  <w:num w:numId="14" w16cid:durableId="23410673">
    <w:abstractNumId w:val="5"/>
    <w:lvlOverride w:ilvl="0">
      <w:startOverride w:val="1"/>
    </w:lvlOverride>
  </w:num>
  <w:num w:numId="15" w16cid:durableId="756483758">
    <w:abstractNumId w:val="5"/>
    <w:lvlOverride w:ilvl="0">
      <w:startOverride w:val="1"/>
    </w:lvlOverride>
  </w:num>
  <w:num w:numId="16" w16cid:durableId="14495433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ius Kanaris E">
    <w15:presenceInfo w15:providerId="AD" w15:userId="S::anthonius.kanaris@equitylife.onmicrosoft.com::ec17a1bf-1046-4461-aff8-8586b7d43b3e"/>
  </w15:person>
  <w15:person w15:author="Natasia Josephin">
    <w15:presenceInfo w15:providerId="AD" w15:userId="S::natasia.josephin@equitylife.onmicrosoft.com::d9f546a2-144f-4b7d-ba89-ddb694893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88"/>
    <w:rsid w:val="00044766"/>
    <w:rsid w:val="00061954"/>
    <w:rsid w:val="0006421C"/>
    <w:rsid w:val="000668E0"/>
    <w:rsid w:val="00082E72"/>
    <w:rsid w:val="000B17F6"/>
    <w:rsid w:val="000F56EF"/>
    <w:rsid w:val="00170ACC"/>
    <w:rsid w:val="00170FA6"/>
    <w:rsid w:val="001773ED"/>
    <w:rsid w:val="0021357C"/>
    <w:rsid w:val="00215530"/>
    <w:rsid w:val="002331B1"/>
    <w:rsid w:val="00241376"/>
    <w:rsid w:val="00253A8A"/>
    <w:rsid w:val="002A6CA3"/>
    <w:rsid w:val="002A779A"/>
    <w:rsid w:val="00320566"/>
    <w:rsid w:val="00333410"/>
    <w:rsid w:val="003A5568"/>
    <w:rsid w:val="003D1C52"/>
    <w:rsid w:val="004042CF"/>
    <w:rsid w:val="004C5D7F"/>
    <w:rsid w:val="00516C03"/>
    <w:rsid w:val="00543887"/>
    <w:rsid w:val="005453B6"/>
    <w:rsid w:val="00571735"/>
    <w:rsid w:val="0058103A"/>
    <w:rsid w:val="00594880"/>
    <w:rsid w:val="005B3028"/>
    <w:rsid w:val="005B4C9D"/>
    <w:rsid w:val="005D419F"/>
    <w:rsid w:val="005E3433"/>
    <w:rsid w:val="005F1CBF"/>
    <w:rsid w:val="00674B75"/>
    <w:rsid w:val="006B0948"/>
    <w:rsid w:val="006F33CC"/>
    <w:rsid w:val="007100F3"/>
    <w:rsid w:val="0071221B"/>
    <w:rsid w:val="00794C38"/>
    <w:rsid w:val="007A47C0"/>
    <w:rsid w:val="00812AD2"/>
    <w:rsid w:val="00814723"/>
    <w:rsid w:val="00820CF6"/>
    <w:rsid w:val="008431FE"/>
    <w:rsid w:val="00851929"/>
    <w:rsid w:val="00873608"/>
    <w:rsid w:val="00874745"/>
    <w:rsid w:val="0088646A"/>
    <w:rsid w:val="00892A82"/>
    <w:rsid w:val="008E6F30"/>
    <w:rsid w:val="0093125F"/>
    <w:rsid w:val="00932FCA"/>
    <w:rsid w:val="0099428D"/>
    <w:rsid w:val="009B631D"/>
    <w:rsid w:val="00A3179B"/>
    <w:rsid w:val="00A462B0"/>
    <w:rsid w:val="00A91BAB"/>
    <w:rsid w:val="00AC1EBB"/>
    <w:rsid w:val="00AD1F76"/>
    <w:rsid w:val="00B42243"/>
    <w:rsid w:val="00BE0FEA"/>
    <w:rsid w:val="00BE10B6"/>
    <w:rsid w:val="00BE776A"/>
    <w:rsid w:val="00C34070"/>
    <w:rsid w:val="00C56588"/>
    <w:rsid w:val="00C87A1C"/>
    <w:rsid w:val="00C95794"/>
    <w:rsid w:val="00CC6883"/>
    <w:rsid w:val="00CD70C9"/>
    <w:rsid w:val="00D11402"/>
    <w:rsid w:val="00D42F6A"/>
    <w:rsid w:val="00D5568A"/>
    <w:rsid w:val="00D601CB"/>
    <w:rsid w:val="00D6184A"/>
    <w:rsid w:val="00D75BBA"/>
    <w:rsid w:val="00D829DE"/>
    <w:rsid w:val="00DF14E7"/>
    <w:rsid w:val="00E45D5B"/>
    <w:rsid w:val="00E50D01"/>
    <w:rsid w:val="00E723EA"/>
    <w:rsid w:val="00E81793"/>
    <w:rsid w:val="00E85655"/>
    <w:rsid w:val="00E9632A"/>
    <w:rsid w:val="00F51AD5"/>
    <w:rsid w:val="00F9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1CAF"/>
  <w15:chartTrackingRefBased/>
  <w15:docId w15:val="{2615A118-8882-4DE2-A4DF-5D1676F3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B1"/>
    <w:pPr>
      <w:suppressAutoHyphens/>
      <w:spacing w:after="200" w:line="276" w:lineRule="auto"/>
    </w:pPr>
    <w:rPr>
      <w:rFonts w:ascii="Times New Roman" w:eastAsia="Calibri" w:hAnsi="Times New Roman" w:cs="Arial"/>
      <w:kern w:val="0"/>
      <w:sz w:val="24"/>
      <w:szCs w:val="24"/>
      <w:lang w:eastAsia="ar-SA"/>
      <w14:ligatures w14:val="none"/>
    </w:rPr>
  </w:style>
  <w:style w:type="paragraph" w:styleId="Heading1">
    <w:name w:val="heading 1"/>
    <w:basedOn w:val="Normal"/>
    <w:next w:val="Normal"/>
    <w:link w:val="Heading1Char"/>
    <w:uiPriority w:val="9"/>
    <w:qFormat/>
    <w:rsid w:val="00C56588"/>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56588"/>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56588"/>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56588"/>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56588"/>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56588"/>
    <w:pPr>
      <w:keepNext/>
      <w:keepLines/>
      <w:suppressAutoHyphens w:val="0"/>
      <w:spacing w:before="40" w:after="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56588"/>
    <w:pPr>
      <w:keepNext/>
      <w:keepLines/>
      <w:suppressAutoHyphens w:val="0"/>
      <w:spacing w:before="40" w:after="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56588"/>
    <w:pPr>
      <w:keepNext/>
      <w:keepLines/>
      <w:suppressAutoHyphens w:val="0"/>
      <w:spacing w:after="0"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56588"/>
    <w:pPr>
      <w:keepNext/>
      <w:keepLines/>
      <w:suppressAutoHyphens w:val="0"/>
      <w:spacing w:after="0"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588"/>
    <w:rPr>
      <w:rFonts w:eastAsiaTheme="majorEastAsia" w:cstheme="majorBidi"/>
      <w:color w:val="272727" w:themeColor="text1" w:themeTint="D8"/>
    </w:rPr>
  </w:style>
  <w:style w:type="paragraph" w:styleId="Title">
    <w:name w:val="Title"/>
    <w:basedOn w:val="Normal"/>
    <w:next w:val="Normal"/>
    <w:link w:val="TitleChar"/>
    <w:uiPriority w:val="10"/>
    <w:qFormat/>
    <w:rsid w:val="00C56588"/>
    <w:pPr>
      <w:suppressAutoHyphens w:val="0"/>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56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588"/>
    <w:pPr>
      <w:numPr>
        <w:ilvl w:val="1"/>
      </w:num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56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588"/>
    <w:pPr>
      <w:suppressAutoHyphens w:val="0"/>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56588"/>
    <w:rPr>
      <w:i/>
      <w:iCs/>
      <w:color w:val="404040" w:themeColor="text1" w:themeTint="BF"/>
    </w:rPr>
  </w:style>
  <w:style w:type="paragraph" w:styleId="ListParagraph">
    <w:name w:val="List Paragraph"/>
    <w:basedOn w:val="Normal"/>
    <w:qFormat/>
    <w:rsid w:val="00C56588"/>
    <w:pPr>
      <w:suppressAutoHyphens w:val="0"/>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56588"/>
    <w:rPr>
      <w:i/>
      <w:iCs/>
      <w:color w:val="0F4761" w:themeColor="accent1" w:themeShade="BF"/>
    </w:rPr>
  </w:style>
  <w:style w:type="paragraph" w:styleId="IntenseQuote">
    <w:name w:val="Intense Quote"/>
    <w:basedOn w:val="Normal"/>
    <w:next w:val="Normal"/>
    <w:link w:val="IntenseQuoteChar"/>
    <w:uiPriority w:val="30"/>
    <w:qFormat/>
    <w:rsid w:val="00C56588"/>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56588"/>
    <w:rPr>
      <w:i/>
      <w:iCs/>
      <w:color w:val="0F4761" w:themeColor="accent1" w:themeShade="BF"/>
    </w:rPr>
  </w:style>
  <w:style w:type="character" w:styleId="IntenseReference">
    <w:name w:val="Intense Reference"/>
    <w:basedOn w:val="DefaultParagraphFont"/>
    <w:uiPriority w:val="32"/>
    <w:qFormat/>
    <w:rsid w:val="00C56588"/>
    <w:rPr>
      <w:b/>
      <w:bCs/>
      <w:smallCaps/>
      <w:color w:val="0F4761" w:themeColor="accent1" w:themeShade="BF"/>
      <w:spacing w:val="5"/>
    </w:rPr>
  </w:style>
  <w:style w:type="paragraph" w:styleId="NormalWeb">
    <w:name w:val="Normal (Web)"/>
    <w:basedOn w:val="Normal"/>
    <w:rsid w:val="00C56588"/>
    <w:pPr>
      <w:spacing w:before="280" w:after="115" w:line="240" w:lineRule="auto"/>
    </w:pPr>
    <w:rPr>
      <w:rFonts w:eastAsia="Times New Roman"/>
    </w:rPr>
  </w:style>
  <w:style w:type="paragraph" w:styleId="Header">
    <w:name w:val="header"/>
    <w:basedOn w:val="Normal"/>
    <w:link w:val="HeaderChar"/>
    <w:uiPriority w:val="99"/>
    <w:unhideWhenUsed/>
    <w:rsid w:val="00AC1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EBB"/>
    <w:rPr>
      <w:rFonts w:ascii="Calibri" w:eastAsia="Calibri" w:hAnsi="Calibri" w:cs="Times New Roman"/>
      <w:kern w:val="0"/>
      <w:lang w:eastAsia="ar-SA"/>
      <w14:ligatures w14:val="none"/>
    </w:rPr>
  </w:style>
  <w:style w:type="paragraph" w:styleId="Footer">
    <w:name w:val="footer"/>
    <w:basedOn w:val="Normal"/>
    <w:link w:val="FooterChar"/>
    <w:uiPriority w:val="99"/>
    <w:unhideWhenUsed/>
    <w:rsid w:val="00AC1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EBB"/>
    <w:rPr>
      <w:rFonts w:ascii="Calibri" w:eastAsia="Calibri" w:hAnsi="Calibri" w:cs="Times New Roman"/>
      <w:kern w:val="0"/>
      <w:lang w:eastAsia="ar-SA"/>
      <w14:ligatures w14:val="none"/>
    </w:rPr>
  </w:style>
  <w:style w:type="paragraph" w:styleId="Revision">
    <w:name w:val="Revision"/>
    <w:hidden/>
    <w:uiPriority w:val="99"/>
    <w:semiHidden/>
    <w:rsid w:val="00543887"/>
    <w:pPr>
      <w:spacing w:after="0" w:line="240" w:lineRule="auto"/>
    </w:pPr>
    <w:rPr>
      <w:rFonts w:ascii="Calibri" w:eastAsia="Calibri" w:hAnsi="Calibri" w:cs="Times New Roman"/>
      <w:kern w:val="0"/>
      <w:lang w:eastAsia="ar-SA"/>
      <w14:ligatures w14:val="none"/>
    </w:rPr>
  </w:style>
  <w:style w:type="table" w:styleId="TableGrid">
    <w:name w:val="Table Grid"/>
    <w:basedOn w:val="TableNormal"/>
    <w:uiPriority w:val="39"/>
    <w:qFormat/>
    <w:rsid w:val="008E6F30"/>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sal">
    <w:name w:val="Pasal"/>
    <w:basedOn w:val="NormalWeb"/>
    <w:qFormat/>
    <w:rsid w:val="00320566"/>
    <w:pPr>
      <w:pBdr>
        <w:bottom w:val="single" w:sz="4" w:space="3" w:color="A6A6A6" w:themeColor="background1" w:themeShade="A6"/>
      </w:pBdr>
      <w:spacing w:before="0" w:after="120"/>
      <w:ind w:left="1843" w:right="-136" w:hanging="1843"/>
      <w:jc w:val="center"/>
    </w:pPr>
    <w:rPr>
      <w:rFonts w:ascii="Arial" w:hAnsi="Arial"/>
      <w:b/>
      <w:bCs/>
      <w:sz w:val="20"/>
      <w:szCs w:val="20"/>
      <w:lang w:val="id-ID"/>
    </w:rPr>
  </w:style>
  <w:style w:type="paragraph" w:customStyle="1" w:styleId="PasalBold">
    <w:name w:val="Pasal Bold"/>
    <w:basedOn w:val="Pasal"/>
    <w:qFormat/>
    <w:rsid w:val="00320566"/>
  </w:style>
  <w:style w:type="paragraph" w:customStyle="1" w:styleId="PasalNormal">
    <w:name w:val="Pasal Normal"/>
    <w:basedOn w:val="PasalBold"/>
    <w:qFormat/>
    <w:rsid w:val="00215530"/>
    <w:rPr>
      <w:rFonts w:ascii="Times New Roman" w:hAnsi="Times New Roman"/>
      <w:b w:val="0"/>
      <w:sz w:val="24"/>
    </w:rPr>
  </w:style>
  <w:style w:type="paragraph" w:customStyle="1" w:styleId="NormalBold">
    <w:name w:val="Normal Bold"/>
    <w:basedOn w:val="PasalNormal"/>
    <w:qFormat/>
    <w:rsid w:val="00215530"/>
    <w:rPr>
      <w:sz w:val="22"/>
    </w:rPr>
  </w:style>
  <w:style w:type="paragraph" w:customStyle="1" w:styleId="PointPasal">
    <w:name w:val="Point Pasal"/>
    <w:basedOn w:val="NormalWeb"/>
    <w:qFormat/>
    <w:rsid w:val="00215530"/>
    <w:pPr>
      <w:numPr>
        <w:numId w:val="6"/>
      </w:numPr>
      <w:spacing w:before="0" w:after="0"/>
      <w:ind w:right="-138"/>
      <w:jc w:val="both"/>
    </w:pPr>
    <w:rPr>
      <w:szCs w:val="20"/>
      <w:lang w:val="id-ID"/>
    </w:rPr>
  </w:style>
  <w:style w:type="paragraph" w:customStyle="1" w:styleId="PointHuruf">
    <w:name w:val="Point Huruf"/>
    <w:basedOn w:val="PointPasal"/>
    <w:qFormat/>
    <w:rsid w:val="00E50D01"/>
    <w:pPr>
      <w:numPr>
        <w:ilvl w:val="1"/>
      </w:numPr>
    </w:pPr>
  </w:style>
  <w:style w:type="paragraph" w:customStyle="1" w:styleId="Normal-Bold">
    <w:name w:val="Normal - Bold"/>
    <w:basedOn w:val="Normal"/>
    <w:qFormat/>
    <w:rsid w:val="00215530"/>
    <w:rPr>
      <w:b/>
      <w:bCs/>
    </w:rPr>
  </w:style>
  <w:style w:type="paragraph" w:customStyle="1" w:styleId="TableContentBold">
    <w:name w:val="Table Content Bold"/>
    <w:basedOn w:val="ListParagraph"/>
    <w:qFormat/>
    <w:rsid w:val="00215530"/>
    <w:pPr>
      <w:framePr w:hSpace="180" w:wrap="around" w:vAnchor="text" w:hAnchor="margin" w:xAlign="right" w:y="219"/>
      <w:spacing w:after="0"/>
      <w:suppressOverlap/>
    </w:pPr>
    <w:rPr>
      <w:rFonts w:ascii="Times New Roman" w:hAnsi="Times New Roman" w:cs="Times New Roman"/>
      <w:b/>
      <w:bCs/>
      <w:lang w:val="id-ID"/>
    </w:rPr>
  </w:style>
  <w:style w:type="paragraph" w:customStyle="1" w:styleId="TableContent">
    <w:name w:val="Table Content"/>
    <w:basedOn w:val="Normal"/>
    <w:qFormat/>
    <w:rsid w:val="00215530"/>
    <w:pPr>
      <w:framePr w:hSpace="180" w:wrap="around" w:vAnchor="text" w:hAnchor="margin" w:xAlign="right" w:y="219"/>
      <w:spacing w:after="0" w:line="240" w:lineRule="auto"/>
      <w:suppressOverlap/>
    </w:pPr>
    <w:rPr>
      <w:sz w:val="22"/>
      <w:szCs w:val="22"/>
    </w:rPr>
  </w:style>
  <w:style w:type="paragraph" w:customStyle="1" w:styleId="TableContentPoint">
    <w:name w:val="Table Content Point"/>
    <w:basedOn w:val="TableContent"/>
    <w:qFormat/>
    <w:rsid w:val="00215530"/>
    <w:pPr>
      <w:framePr w:wrap="around"/>
      <w:numPr>
        <w:numId w:val="16"/>
      </w:numPr>
    </w:pPr>
  </w:style>
  <w:style w:type="paragraph" w:customStyle="1" w:styleId="NormalCenter">
    <w:name w:val="Normal Center"/>
    <w:basedOn w:val="Normal"/>
    <w:qFormat/>
    <w:rsid w:val="002331B1"/>
    <w:pPr>
      <w:spacing w:after="40" w:line="240" w:lineRule="auto"/>
      <w:jc w:val="center"/>
    </w:pPr>
  </w:style>
  <w:style w:type="paragraph" w:customStyle="1" w:styleId="NormalCenter-Bold">
    <w:name w:val="Normal Center - Bold"/>
    <w:basedOn w:val="NormalCenter"/>
    <w:qFormat/>
    <w:rsid w:val="00BE776A"/>
    <w:rPr>
      <w:b/>
      <w:bCs/>
    </w:rPr>
  </w:style>
  <w:style w:type="paragraph" w:customStyle="1" w:styleId="IndentContent">
    <w:name w:val="Indent Content"/>
    <w:basedOn w:val="Normal"/>
    <w:qFormat/>
    <w:rsid w:val="00874745"/>
    <w:pPr>
      <w:tabs>
        <w:tab w:val="left" w:pos="1560"/>
      </w:tabs>
      <w:spacing w:after="0" w:line="240" w:lineRule="auto"/>
      <w:ind w:left="1559" w:hanging="1559"/>
      <w:jc w:val="both"/>
    </w:pPr>
    <w:rPr>
      <w:lang w:val="id-ID"/>
    </w:rPr>
  </w:style>
  <w:style w:type="paragraph" w:customStyle="1" w:styleId="IndentContentPoint">
    <w:name w:val="Indent Content Point"/>
    <w:basedOn w:val="IndentContent"/>
    <w:qFormat/>
    <w:rsid w:val="00874745"/>
    <w:pPr>
      <w:ind w:left="1843" w:hanging="184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1432E-5790-4AF4-B0DC-E85CE979B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Anthonius Kanaris E</dc:creator>
  <cp:keywords/>
  <dc:description/>
  <cp:lastModifiedBy>Endiaz Ludia Arsanto</cp:lastModifiedBy>
  <cp:revision>28</cp:revision>
  <cp:lastPrinted>2025-11-28T01:06:00Z</cp:lastPrinted>
  <dcterms:created xsi:type="dcterms:W3CDTF">2026-03-17T02:10:00Z</dcterms:created>
  <dcterms:modified xsi:type="dcterms:W3CDTF">2026-03-25T02:00:00Z</dcterms:modified>
</cp:coreProperties>
</file>