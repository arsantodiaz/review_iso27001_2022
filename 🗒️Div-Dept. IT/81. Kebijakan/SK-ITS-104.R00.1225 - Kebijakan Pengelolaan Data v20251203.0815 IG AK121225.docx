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CE6B2" w14:textId="77777777" w:rsidR="006025BE" w:rsidRDefault="006025BE" w:rsidP="0012306E"/>
    <w:p w14:paraId="6A99D0AC" w14:textId="77777777" w:rsidR="00252941" w:rsidRDefault="00252941" w:rsidP="0012306E"/>
    <w:p w14:paraId="281E3055" w14:textId="77777777" w:rsidR="00252941" w:rsidRDefault="00252941" w:rsidP="0012306E"/>
    <w:p w14:paraId="541029BD" w14:textId="77777777" w:rsidR="00252941" w:rsidRDefault="00252941" w:rsidP="0012306E"/>
    <w:p w14:paraId="1AC0569D" w14:textId="77777777" w:rsidR="00252941" w:rsidRDefault="00252941" w:rsidP="0012306E"/>
    <w:p w14:paraId="072CB44D" w14:textId="77777777" w:rsidR="00252941" w:rsidRDefault="00252941" w:rsidP="0012306E"/>
    <w:p w14:paraId="7CE31455" w14:textId="77777777" w:rsidR="00252941" w:rsidRDefault="00252941" w:rsidP="0012306E"/>
    <w:p w14:paraId="6355CD84" w14:textId="77777777" w:rsidR="00252941" w:rsidRDefault="00252941" w:rsidP="0012306E"/>
    <w:p w14:paraId="1D039179" w14:textId="77777777" w:rsidR="00252941" w:rsidRDefault="00252941" w:rsidP="0012306E"/>
    <w:p w14:paraId="24DC4A90" w14:textId="1903739A" w:rsidR="00252941" w:rsidRPr="008A52E9" w:rsidRDefault="008A52E9" w:rsidP="008A52E9">
      <w:pPr>
        <w:pStyle w:val="DocumentTitle"/>
      </w:pPr>
      <w:r w:rsidRPr="008A52E9">
        <w:t>KEBIJAKAN</w:t>
      </w:r>
    </w:p>
    <w:p w14:paraId="044A1708" w14:textId="50AF11B3" w:rsidR="00252941" w:rsidRDefault="00D16A0F" w:rsidP="008A52E9">
      <w:pPr>
        <w:pStyle w:val="DocumentTitle"/>
      </w:pPr>
      <w:r>
        <w:t>PENGELOLAAN DATA</w:t>
      </w:r>
      <w:r>
        <w:br/>
        <w:t>(</w:t>
      </w:r>
      <w:r w:rsidRPr="00D16A0F">
        <w:rPr>
          <w:i/>
          <w:iCs/>
        </w:rPr>
        <w:t>Data Governance</w:t>
      </w:r>
      <w:r>
        <w:t>)</w:t>
      </w:r>
    </w:p>
    <w:p w14:paraId="0D25D0A8" w14:textId="77777777" w:rsidR="008A52E9" w:rsidRPr="008A52E9" w:rsidRDefault="008A52E9" w:rsidP="008A52E9">
      <w:pPr>
        <w:pStyle w:val="DocumentTitle"/>
      </w:pPr>
    </w:p>
    <w:p w14:paraId="4102061B" w14:textId="64076808" w:rsidR="008A52E9" w:rsidRPr="008A52E9" w:rsidRDefault="008A52E9" w:rsidP="008A52E9">
      <w:pPr>
        <w:pStyle w:val="DocumentTitle"/>
      </w:pPr>
      <w:r w:rsidRPr="008A52E9">
        <w:t>PT Equity Life Indonesia</w:t>
      </w:r>
    </w:p>
    <w:p w14:paraId="59F15753" w14:textId="77777777" w:rsidR="00252941" w:rsidRDefault="00252941" w:rsidP="0012306E"/>
    <w:p w14:paraId="2F76E418" w14:textId="4001C695" w:rsidR="00252941" w:rsidRPr="00252941" w:rsidRDefault="00252941" w:rsidP="0012306E">
      <w:pPr>
        <w:sectPr w:rsidR="00252941" w:rsidRPr="00252941" w:rsidSect="00352E1D">
          <w:headerReference w:type="default" r:id="rId8"/>
          <w:footerReference w:type="even" r:id="rId9"/>
          <w:footerReference w:type="default" r:id="rId10"/>
          <w:pgSz w:w="11900" w:h="16840"/>
          <w:pgMar w:top="1440" w:right="1440" w:bottom="1440" w:left="1440" w:header="708" w:footer="708" w:gutter="0"/>
          <w:cols w:space="708"/>
          <w:docGrid w:linePitch="360"/>
        </w:sectPr>
      </w:pPr>
    </w:p>
    <w:p w14:paraId="783990DB" w14:textId="1EAEF396" w:rsidR="0090772B" w:rsidRDefault="0090772B" w:rsidP="00075CC3">
      <w:pPr>
        <w:pStyle w:val="HeadingNotHeading"/>
      </w:pPr>
      <w:commentRangeStart w:id="0"/>
      <w:r w:rsidRPr="0090772B">
        <w:lastRenderedPageBreak/>
        <w:t>Lembar Pengesahan</w:t>
      </w:r>
    </w:p>
    <w:p w14:paraId="2FFDC2CC" w14:textId="0FA94A20" w:rsidR="002459BD" w:rsidRPr="0090772B" w:rsidRDefault="003F3618" w:rsidP="00075CC3">
      <w:pPr>
        <w:pStyle w:val="HeadingNotHeading"/>
      </w:pPr>
      <w:r>
        <w:t xml:space="preserve">Kebijakan </w:t>
      </w:r>
      <w:r w:rsidR="00D16A0F">
        <w:t>Pengelolaan Data</w:t>
      </w:r>
      <w:commentRangeEnd w:id="0"/>
      <w:r w:rsidR="000C47BC">
        <w:rPr>
          <w:rStyle w:val="CommentReference"/>
          <w:rFonts w:ascii="Montserrat" w:hAnsi="Montserrat"/>
          <w:b w:val="0"/>
          <w:bCs w:val="0"/>
        </w:rPr>
        <w:commentReference w:id="0"/>
      </w:r>
    </w:p>
    <w:p w14:paraId="7F16A3D8" w14:textId="77777777" w:rsidR="0090772B" w:rsidRDefault="0090772B" w:rsidP="0012306E">
      <w:pPr>
        <w:pStyle w:val="HeadingNoNumber"/>
      </w:pPr>
    </w:p>
    <w:p w14:paraId="3EBE5081" w14:textId="14ACB317" w:rsidR="0090772B" w:rsidRDefault="0090772B" w:rsidP="0012306E"/>
    <w:tbl>
      <w:tblPr>
        <w:tblW w:w="965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10"/>
        <w:gridCol w:w="3510"/>
        <w:gridCol w:w="2838"/>
        <w:gridCol w:w="1595"/>
      </w:tblGrid>
      <w:tr w:rsidR="0090772B" w:rsidRPr="0090772B" w14:paraId="0F91319F" w14:textId="77777777" w:rsidTr="00116231">
        <w:trPr>
          <w:trHeight w:val="253"/>
          <w:jc w:val="center"/>
        </w:trPr>
        <w:tc>
          <w:tcPr>
            <w:tcW w:w="1710" w:type="dxa"/>
            <w:shd w:val="clear" w:color="auto" w:fill="D9D9D9"/>
            <w:vAlign w:val="bottom"/>
          </w:tcPr>
          <w:p w14:paraId="63AC7506" w14:textId="7EE0A0CF" w:rsidR="0090772B" w:rsidRPr="0090772B" w:rsidRDefault="0090772B" w:rsidP="00075CC3">
            <w:pPr>
              <w:pStyle w:val="TableHeader"/>
            </w:pPr>
            <w:r w:rsidRPr="0090772B">
              <w:t>Uraian</w:t>
            </w:r>
          </w:p>
        </w:tc>
        <w:tc>
          <w:tcPr>
            <w:tcW w:w="3510" w:type="dxa"/>
            <w:shd w:val="clear" w:color="auto" w:fill="D9D9D9"/>
            <w:vAlign w:val="bottom"/>
          </w:tcPr>
          <w:p w14:paraId="6A124450" w14:textId="772E4CAE" w:rsidR="0090772B" w:rsidRPr="0090772B" w:rsidRDefault="0090772B" w:rsidP="00075CC3">
            <w:pPr>
              <w:pStyle w:val="TableHeader"/>
            </w:pPr>
            <w:r>
              <w:t>Nama dan Jabatan</w:t>
            </w:r>
          </w:p>
        </w:tc>
        <w:tc>
          <w:tcPr>
            <w:tcW w:w="2838" w:type="dxa"/>
            <w:shd w:val="clear" w:color="auto" w:fill="D9D9D9"/>
            <w:vAlign w:val="bottom"/>
          </w:tcPr>
          <w:p w14:paraId="59D3A8CC" w14:textId="0E4C8179" w:rsidR="0090772B" w:rsidRPr="0090772B" w:rsidRDefault="0090772B" w:rsidP="00075CC3">
            <w:pPr>
              <w:pStyle w:val="TableHeader"/>
            </w:pPr>
            <w:r>
              <w:t>Tanda Tangan</w:t>
            </w:r>
          </w:p>
        </w:tc>
        <w:tc>
          <w:tcPr>
            <w:tcW w:w="1595" w:type="dxa"/>
            <w:shd w:val="clear" w:color="auto" w:fill="D9D9D9"/>
            <w:vAlign w:val="bottom"/>
          </w:tcPr>
          <w:p w14:paraId="27FF7DFE" w14:textId="1B493DAD" w:rsidR="0090772B" w:rsidRPr="0090772B" w:rsidRDefault="0090772B" w:rsidP="00075CC3">
            <w:pPr>
              <w:pStyle w:val="TableHeader"/>
            </w:pPr>
            <w:r>
              <w:t>Tanggal</w:t>
            </w:r>
          </w:p>
        </w:tc>
      </w:tr>
      <w:tr w:rsidR="0090772B" w:rsidRPr="0090772B" w14:paraId="2E2EED1C" w14:textId="77777777" w:rsidTr="00116231">
        <w:trPr>
          <w:trHeight w:val="1095"/>
          <w:jc w:val="center"/>
        </w:trPr>
        <w:tc>
          <w:tcPr>
            <w:tcW w:w="1710" w:type="dxa"/>
            <w:vAlign w:val="center"/>
          </w:tcPr>
          <w:p w14:paraId="50296B04" w14:textId="7CF090C4" w:rsidR="0090772B" w:rsidRPr="00ED6A2B" w:rsidRDefault="00ED6A2B" w:rsidP="006C385B">
            <w:pPr>
              <w:pStyle w:val="TablePengesahan-Info"/>
            </w:pPr>
            <w:r>
              <w:t>Disusun</w:t>
            </w:r>
          </w:p>
        </w:tc>
        <w:tc>
          <w:tcPr>
            <w:tcW w:w="3510" w:type="dxa"/>
            <w:vAlign w:val="center"/>
          </w:tcPr>
          <w:p w14:paraId="47997888" w14:textId="61AE6578" w:rsidR="0090772B" w:rsidRPr="00D16A0F" w:rsidRDefault="00D16A0F" w:rsidP="00075CC3">
            <w:pPr>
              <w:pStyle w:val="TablePengesahan-Info"/>
              <w:rPr>
                <w:b/>
                <w:bCs/>
                <w:lang w:val="en-US"/>
              </w:rPr>
            </w:pPr>
            <w:r w:rsidRPr="00D16A0F">
              <w:rPr>
                <w:b/>
                <w:bCs/>
                <w:lang w:val="en-US"/>
              </w:rPr>
              <w:t>Iman Subarkah</w:t>
            </w:r>
          </w:p>
          <w:p w14:paraId="2561310A" w14:textId="53FB44A2" w:rsidR="0090772B" w:rsidRPr="00D16A0F" w:rsidRDefault="00EB72EB" w:rsidP="00075CC3">
            <w:pPr>
              <w:pStyle w:val="TablePengesahan-Info"/>
              <w:rPr>
                <w:i/>
                <w:iCs/>
                <w:lang w:val="en-US"/>
              </w:rPr>
            </w:pPr>
            <w:r w:rsidRPr="00D16A0F">
              <w:rPr>
                <w:i/>
                <w:iCs/>
                <w:lang w:val="en-US"/>
              </w:rPr>
              <w:t xml:space="preserve">Manager </w:t>
            </w:r>
            <w:r w:rsidR="00D16A0F" w:rsidRPr="00D16A0F">
              <w:rPr>
                <w:i/>
                <w:iCs/>
                <w:lang w:val="en-US"/>
              </w:rPr>
              <w:t>IT Data Management</w:t>
            </w:r>
          </w:p>
        </w:tc>
        <w:tc>
          <w:tcPr>
            <w:tcW w:w="2838" w:type="dxa"/>
            <w:vAlign w:val="center"/>
          </w:tcPr>
          <w:p w14:paraId="1CA3014F" w14:textId="77777777" w:rsidR="0090772B" w:rsidRPr="0090772B" w:rsidRDefault="0090772B" w:rsidP="0012306E">
            <w:pPr>
              <w:rPr>
                <w:noProof/>
                <w:lang w:val="id-ID"/>
              </w:rPr>
            </w:pPr>
          </w:p>
        </w:tc>
        <w:tc>
          <w:tcPr>
            <w:tcW w:w="1595" w:type="dxa"/>
            <w:vAlign w:val="center"/>
          </w:tcPr>
          <w:p w14:paraId="347601C7" w14:textId="5EE17C6A" w:rsidR="0090772B" w:rsidRPr="0090772B" w:rsidRDefault="0090772B" w:rsidP="0012306E">
            <w:pPr>
              <w:rPr>
                <w:noProof/>
              </w:rPr>
            </w:pPr>
          </w:p>
        </w:tc>
      </w:tr>
      <w:tr w:rsidR="00140044" w:rsidRPr="0090772B" w14:paraId="1E362E0C" w14:textId="77777777" w:rsidTr="00116231">
        <w:trPr>
          <w:trHeight w:val="1095"/>
          <w:jc w:val="center"/>
        </w:trPr>
        <w:tc>
          <w:tcPr>
            <w:tcW w:w="1710" w:type="dxa"/>
            <w:vAlign w:val="center"/>
          </w:tcPr>
          <w:p w14:paraId="0B49E603" w14:textId="2BCB28C5" w:rsidR="00140044" w:rsidRDefault="00140044" w:rsidP="006C385B">
            <w:pPr>
              <w:pStyle w:val="TablePengesahan-Info"/>
            </w:pPr>
            <w:r>
              <w:t>Diperiksa</w:t>
            </w:r>
          </w:p>
        </w:tc>
        <w:tc>
          <w:tcPr>
            <w:tcW w:w="3510" w:type="dxa"/>
            <w:vAlign w:val="center"/>
          </w:tcPr>
          <w:p w14:paraId="6CA8F4F2" w14:textId="72233A34" w:rsidR="00140044" w:rsidRPr="00D16A0F" w:rsidRDefault="00D16A0F" w:rsidP="00075CC3">
            <w:pPr>
              <w:pStyle w:val="TablePengesahan-Info"/>
              <w:rPr>
                <w:b/>
                <w:bCs/>
              </w:rPr>
            </w:pPr>
            <w:r w:rsidRPr="00D16A0F">
              <w:rPr>
                <w:b/>
                <w:bCs/>
              </w:rPr>
              <w:t>Endiaz Ludia Arsanto</w:t>
            </w:r>
          </w:p>
          <w:p w14:paraId="2D09AA14" w14:textId="4C38671C" w:rsidR="00140044" w:rsidRPr="00D16A0F" w:rsidDel="00F31A52" w:rsidRDefault="00D16A0F" w:rsidP="00075CC3">
            <w:pPr>
              <w:pStyle w:val="TablePengesahan-Info"/>
              <w:rPr>
                <w:i/>
                <w:iCs/>
              </w:rPr>
            </w:pPr>
            <w:r w:rsidRPr="00D16A0F">
              <w:rPr>
                <w:i/>
                <w:iCs/>
              </w:rPr>
              <w:t>Head of IT DevSecOps &amp; Governance</w:t>
            </w:r>
          </w:p>
        </w:tc>
        <w:tc>
          <w:tcPr>
            <w:tcW w:w="2838" w:type="dxa"/>
            <w:vAlign w:val="center"/>
          </w:tcPr>
          <w:p w14:paraId="66CE8274" w14:textId="77777777" w:rsidR="00140044" w:rsidRPr="0090772B" w:rsidRDefault="00140044" w:rsidP="0012306E">
            <w:pPr>
              <w:rPr>
                <w:noProof/>
                <w:lang w:val="id-ID"/>
              </w:rPr>
            </w:pPr>
          </w:p>
        </w:tc>
        <w:tc>
          <w:tcPr>
            <w:tcW w:w="1595" w:type="dxa"/>
            <w:vAlign w:val="center"/>
          </w:tcPr>
          <w:p w14:paraId="1B6F7708" w14:textId="02414FBE" w:rsidR="00140044" w:rsidRPr="0090772B" w:rsidDel="00F31A52" w:rsidRDefault="00140044" w:rsidP="0012306E">
            <w:pPr>
              <w:rPr>
                <w:noProof/>
              </w:rPr>
            </w:pPr>
          </w:p>
        </w:tc>
      </w:tr>
      <w:tr w:rsidR="00F640F9" w:rsidRPr="0090772B" w14:paraId="51877611" w14:textId="77777777" w:rsidTr="00116231">
        <w:trPr>
          <w:trHeight w:val="1095"/>
          <w:jc w:val="center"/>
        </w:trPr>
        <w:tc>
          <w:tcPr>
            <w:tcW w:w="1710" w:type="dxa"/>
            <w:vMerge w:val="restart"/>
            <w:vAlign w:val="center"/>
          </w:tcPr>
          <w:p w14:paraId="3BAF045B" w14:textId="0D1908EB" w:rsidR="00F640F9" w:rsidRDefault="00F640F9" w:rsidP="006C385B">
            <w:pPr>
              <w:pStyle w:val="TablePengesahan-Info"/>
            </w:pPr>
            <w:r>
              <w:t>Disetujui</w:t>
            </w:r>
          </w:p>
        </w:tc>
        <w:tc>
          <w:tcPr>
            <w:tcW w:w="3510" w:type="dxa"/>
            <w:vAlign w:val="center"/>
          </w:tcPr>
          <w:p w14:paraId="12C44B77" w14:textId="7D816125" w:rsidR="00F640F9" w:rsidRPr="00D16A0F" w:rsidRDefault="00F640F9" w:rsidP="00075CC3">
            <w:pPr>
              <w:pStyle w:val="TablePengesahan-Info"/>
              <w:rPr>
                <w:b/>
                <w:bCs/>
              </w:rPr>
            </w:pPr>
            <w:r w:rsidRPr="00D16A0F">
              <w:rPr>
                <w:b/>
                <w:bCs/>
              </w:rPr>
              <w:t>Marcell Wijaya</w:t>
            </w:r>
          </w:p>
          <w:p w14:paraId="4446F8FD" w14:textId="4850A65C" w:rsidR="00F640F9" w:rsidRPr="00D16A0F" w:rsidDel="00F31A52" w:rsidRDefault="00F640F9" w:rsidP="00075CC3">
            <w:pPr>
              <w:pStyle w:val="TablePengesahan-Info"/>
              <w:rPr>
                <w:i/>
                <w:iCs/>
              </w:rPr>
            </w:pPr>
            <w:r w:rsidRPr="00D16A0F">
              <w:rPr>
                <w:i/>
                <w:iCs/>
              </w:rPr>
              <w:t>Plt. Chief Technology Officer</w:t>
            </w:r>
          </w:p>
        </w:tc>
        <w:tc>
          <w:tcPr>
            <w:tcW w:w="2838" w:type="dxa"/>
            <w:vAlign w:val="center"/>
          </w:tcPr>
          <w:p w14:paraId="71CAEB42" w14:textId="77777777" w:rsidR="00F640F9" w:rsidRPr="0090772B" w:rsidRDefault="00F640F9" w:rsidP="0012306E">
            <w:pPr>
              <w:rPr>
                <w:noProof/>
                <w:lang w:val="id-ID"/>
              </w:rPr>
            </w:pPr>
          </w:p>
        </w:tc>
        <w:tc>
          <w:tcPr>
            <w:tcW w:w="1595" w:type="dxa"/>
            <w:vAlign w:val="center"/>
          </w:tcPr>
          <w:p w14:paraId="10B02BA8" w14:textId="21834242" w:rsidR="00F640F9" w:rsidRPr="0090772B" w:rsidDel="00F31A52" w:rsidRDefault="00F640F9" w:rsidP="0012306E">
            <w:pPr>
              <w:rPr>
                <w:noProof/>
              </w:rPr>
            </w:pPr>
          </w:p>
        </w:tc>
      </w:tr>
      <w:tr w:rsidR="00F640F9" w:rsidRPr="0090772B" w14:paraId="271C9DE2" w14:textId="77777777" w:rsidTr="00116231">
        <w:trPr>
          <w:trHeight w:val="1095"/>
          <w:jc w:val="center"/>
        </w:trPr>
        <w:tc>
          <w:tcPr>
            <w:tcW w:w="1710" w:type="dxa"/>
            <w:vMerge/>
            <w:vAlign w:val="center"/>
          </w:tcPr>
          <w:p w14:paraId="1E1964BF" w14:textId="77777777" w:rsidR="00F640F9" w:rsidRDefault="00F640F9" w:rsidP="006C385B">
            <w:pPr>
              <w:pStyle w:val="TablePengesahan-Info"/>
            </w:pPr>
          </w:p>
        </w:tc>
        <w:tc>
          <w:tcPr>
            <w:tcW w:w="3510" w:type="dxa"/>
            <w:vAlign w:val="center"/>
          </w:tcPr>
          <w:p w14:paraId="61A48D8A" w14:textId="2CD3F981" w:rsidR="00F640F9" w:rsidRPr="00D16A0F" w:rsidRDefault="00F640F9" w:rsidP="00F640F9">
            <w:pPr>
              <w:pStyle w:val="TablePengesahan-Info"/>
              <w:rPr>
                <w:b/>
                <w:bCs/>
              </w:rPr>
            </w:pPr>
            <w:r>
              <w:rPr>
                <w:b/>
                <w:bCs/>
              </w:rPr>
              <w:t>Tania Chandra</w:t>
            </w:r>
          </w:p>
          <w:p w14:paraId="4F3ABB8B" w14:textId="758EC20D" w:rsidR="00F640F9" w:rsidRPr="00D16A0F" w:rsidRDefault="00F640F9" w:rsidP="00F640F9">
            <w:pPr>
              <w:pStyle w:val="TablePengesahan-Info"/>
              <w:rPr>
                <w:b/>
                <w:bCs/>
              </w:rPr>
            </w:pPr>
            <w:r>
              <w:rPr>
                <w:i/>
                <w:iCs/>
              </w:rPr>
              <w:t>Chief Operation Director</w:t>
            </w:r>
          </w:p>
        </w:tc>
        <w:tc>
          <w:tcPr>
            <w:tcW w:w="2838" w:type="dxa"/>
            <w:vAlign w:val="center"/>
          </w:tcPr>
          <w:p w14:paraId="1B399A44" w14:textId="77777777" w:rsidR="00F640F9" w:rsidRPr="0090772B" w:rsidRDefault="00F640F9" w:rsidP="0012306E">
            <w:pPr>
              <w:rPr>
                <w:noProof/>
                <w:lang w:val="id-ID"/>
              </w:rPr>
            </w:pPr>
          </w:p>
        </w:tc>
        <w:tc>
          <w:tcPr>
            <w:tcW w:w="1595" w:type="dxa"/>
            <w:vAlign w:val="center"/>
          </w:tcPr>
          <w:p w14:paraId="0BDFE338" w14:textId="77777777" w:rsidR="00F640F9" w:rsidRPr="0090772B" w:rsidDel="00F31A52" w:rsidRDefault="00F640F9" w:rsidP="0012306E">
            <w:pPr>
              <w:rPr>
                <w:noProof/>
              </w:rPr>
            </w:pPr>
          </w:p>
        </w:tc>
      </w:tr>
      <w:tr w:rsidR="00F640F9" w:rsidRPr="0090772B" w14:paraId="2B6F784E" w14:textId="77777777" w:rsidTr="00116231">
        <w:trPr>
          <w:trHeight w:val="1095"/>
          <w:jc w:val="center"/>
        </w:trPr>
        <w:tc>
          <w:tcPr>
            <w:tcW w:w="1710" w:type="dxa"/>
            <w:vMerge/>
            <w:vAlign w:val="center"/>
          </w:tcPr>
          <w:p w14:paraId="5BE639C5" w14:textId="77777777" w:rsidR="00F640F9" w:rsidRDefault="00F640F9" w:rsidP="00F640F9">
            <w:pPr>
              <w:pStyle w:val="TablePengesahan-Info"/>
            </w:pPr>
          </w:p>
        </w:tc>
        <w:tc>
          <w:tcPr>
            <w:tcW w:w="3510" w:type="dxa"/>
            <w:vAlign w:val="center"/>
          </w:tcPr>
          <w:p w14:paraId="235C019C" w14:textId="62CB7505" w:rsidR="00F640F9" w:rsidRPr="00D16A0F" w:rsidRDefault="00F640F9" w:rsidP="00F640F9">
            <w:pPr>
              <w:pStyle w:val="TablePengesahan-Info"/>
              <w:rPr>
                <w:b/>
                <w:bCs/>
              </w:rPr>
            </w:pPr>
            <w:r>
              <w:rPr>
                <w:b/>
                <w:bCs/>
              </w:rPr>
              <w:t>Trisnawati Taswin</w:t>
            </w:r>
          </w:p>
          <w:p w14:paraId="2A4310F6" w14:textId="73BE89D0" w:rsidR="00F640F9" w:rsidRPr="00D16A0F" w:rsidRDefault="00F640F9" w:rsidP="00F640F9">
            <w:pPr>
              <w:pStyle w:val="TablePengesahan-Info"/>
              <w:rPr>
                <w:b/>
                <w:bCs/>
              </w:rPr>
            </w:pPr>
            <w:r>
              <w:rPr>
                <w:i/>
                <w:iCs/>
              </w:rPr>
              <w:t>Chief Compliance Director</w:t>
            </w:r>
          </w:p>
        </w:tc>
        <w:tc>
          <w:tcPr>
            <w:tcW w:w="2838" w:type="dxa"/>
            <w:vAlign w:val="center"/>
          </w:tcPr>
          <w:p w14:paraId="69EE7166" w14:textId="77777777" w:rsidR="00F640F9" w:rsidRPr="0090772B" w:rsidRDefault="00F640F9" w:rsidP="00F640F9">
            <w:pPr>
              <w:rPr>
                <w:noProof/>
                <w:lang w:val="id-ID"/>
              </w:rPr>
            </w:pPr>
          </w:p>
        </w:tc>
        <w:tc>
          <w:tcPr>
            <w:tcW w:w="1595" w:type="dxa"/>
            <w:vAlign w:val="center"/>
          </w:tcPr>
          <w:p w14:paraId="7B81538E" w14:textId="77777777" w:rsidR="00F640F9" w:rsidRPr="0090772B" w:rsidDel="00F31A52" w:rsidRDefault="00F640F9" w:rsidP="00F640F9">
            <w:pPr>
              <w:rPr>
                <w:noProof/>
              </w:rPr>
            </w:pPr>
          </w:p>
        </w:tc>
      </w:tr>
      <w:tr w:rsidR="00F640F9" w:rsidRPr="0090772B" w14:paraId="574CFE38" w14:textId="77777777" w:rsidTr="00116231">
        <w:trPr>
          <w:trHeight w:val="1095"/>
          <w:jc w:val="center"/>
        </w:trPr>
        <w:tc>
          <w:tcPr>
            <w:tcW w:w="1710" w:type="dxa"/>
            <w:vAlign w:val="center"/>
          </w:tcPr>
          <w:p w14:paraId="321108E4" w14:textId="79D7B47D" w:rsidR="00F640F9" w:rsidRDefault="00F640F9" w:rsidP="00F640F9">
            <w:pPr>
              <w:pStyle w:val="TablePengesahan-Info"/>
            </w:pPr>
            <w:r>
              <w:t>Mengetahui</w:t>
            </w:r>
          </w:p>
        </w:tc>
        <w:tc>
          <w:tcPr>
            <w:tcW w:w="3510" w:type="dxa"/>
            <w:vAlign w:val="center"/>
          </w:tcPr>
          <w:p w14:paraId="2359240E" w14:textId="0C92BF20" w:rsidR="00F640F9" w:rsidRPr="00D16A0F" w:rsidRDefault="00F640F9" w:rsidP="00F640F9">
            <w:pPr>
              <w:pStyle w:val="TablePengesahan-Info"/>
              <w:rPr>
                <w:b/>
                <w:bCs/>
              </w:rPr>
            </w:pPr>
            <w:r w:rsidRPr="00D16A0F">
              <w:rPr>
                <w:b/>
                <w:bCs/>
              </w:rPr>
              <w:t>Ibu</w:t>
            </w:r>
            <w:r w:rsidR="002D33F2">
              <w:rPr>
                <w:b/>
                <w:bCs/>
              </w:rPr>
              <w:t>t</w:t>
            </w:r>
            <w:r w:rsidRPr="00D16A0F">
              <w:rPr>
                <w:b/>
                <w:bCs/>
              </w:rPr>
              <w:t xml:space="preserve"> Gematri</w:t>
            </w:r>
          </w:p>
          <w:p w14:paraId="528ED92F" w14:textId="1E66D8EB" w:rsidR="00F640F9" w:rsidRPr="00D16A0F" w:rsidDel="00F31A52" w:rsidRDefault="00F640F9" w:rsidP="00F640F9">
            <w:pPr>
              <w:pStyle w:val="TablePengesahan-Info"/>
              <w:rPr>
                <w:i/>
                <w:iCs/>
              </w:rPr>
            </w:pPr>
            <w:r w:rsidRPr="00D16A0F">
              <w:rPr>
                <w:i/>
                <w:iCs/>
              </w:rPr>
              <w:t>Head of Risk Management</w:t>
            </w:r>
          </w:p>
        </w:tc>
        <w:tc>
          <w:tcPr>
            <w:tcW w:w="2838" w:type="dxa"/>
            <w:vAlign w:val="center"/>
          </w:tcPr>
          <w:p w14:paraId="4D2ECF6B" w14:textId="77777777" w:rsidR="00F640F9" w:rsidRPr="0090772B" w:rsidRDefault="00F640F9" w:rsidP="00F640F9">
            <w:pPr>
              <w:rPr>
                <w:noProof/>
                <w:lang w:val="id-ID"/>
              </w:rPr>
            </w:pPr>
          </w:p>
        </w:tc>
        <w:tc>
          <w:tcPr>
            <w:tcW w:w="1595" w:type="dxa"/>
            <w:vAlign w:val="center"/>
          </w:tcPr>
          <w:p w14:paraId="17D81291" w14:textId="362C6987" w:rsidR="00F640F9" w:rsidRPr="0090772B" w:rsidDel="00F31A52" w:rsidRDefault="00F640F9" w:rsidP="00F640F9">
            <w:pPr>
              <w:rPr>
                <w:noProof/>
              </w:rPr>
            </w:pPr>
          </w:p>
        </w:tc>
      </w:tr>
    </w:tbl>
    <w:p w14:paraId="3B1178A9" w14:textId="77777777" w:rsidR="0090772B" w:rsidRDefault="0090772B" w:rsidP="0012306E"/>
    <w:p w14:paraId="6F1715CE" w14:textId="77777777" w:rsidR="0090772B" w:rsidRDefault="0090772B" w:rsidP="0012306E"/>
    <w:p w14:paraId="6EC0220C" w14:textId="77777777" w:rsidR="0090772B" w:rsidRDefault="0090772B" w:rsidP="0012306E">
      <w:pPr>
        <w:rPr>
          <w:rFonts w:asciiTheme="majorHAnsi" w:eastAsiaTheme="majorEastAsia" w:hAnsiTheme="majorHAnsi" w:cstheme="majorBidi"/>
          <w:color w:val="2F5496" w:themeColor="accent1" w:themeShade="BF"/>
          <w:sz w:val="32"/>
          <w:szCs w:val="32"/>
        </w:rPr>
      </w:pPr>
      <w:r>
        <w:br w:type="page"/>
      </w:r>
    </w:p>
    <w:p w14:paraId="39C0A0B5" w14:textId="37A92368" w:rsidR="006025BE" w:rsidRDefault="00D8438C" w:rsidP="00075CC3">
      <w:pPr>
        <w:pStyle w:val="HeadingNotHeading"/>
      </w:pPr>
      <w:r w:rsidRPr="00E1438A">
        <w:lastRenderedPageBreak/>
        <w:t>Daftar isi</w:t>
      </w:r>
    </w:p>
    <w:p w14:paraId="28E3141D" w14:textId="77777777" w:rsidR="000C3440" w:rsidRDefault="000C3440" w:rsidP="0012306E">
      <w:pPr>
        <w:rPr>
          <w:rFonts w:ascii="Raleway" w:eastAsiaTheme="minorEastAsia" w:hAnsi="Raleway"/>
          <w:noProof/>
          <w:sz w:val="22"/>
          <w:szCs w:val="22"/>
        </w:rPr>
      </w:pPr>
    </w:p>
    <w:p w14:paraId="59F2D3B4" w14:textId="50414A0B" w:rsidR="00216AA8" w:rsidRPr="00216AA8" w:rsidRDefault="000C3440">
      <w:pPr>
        <w:pStyle w:val="TOC1"/>
        <w:rPr>
          <w:rFonts w:asciiTheme="minorHAnsi" w:hAnsiTheme="minorHAnsi"/>
          <w:sz w:val="24"/>
          <w:szCs w:val="24"/>
          <w:lang w:eastAsia="en-ID"/>
        </w:rPr>
      </w:pPr>
      <w:r w:rsidRPr="00216AA8">
        <w:fldChar w:fldCharType="begin"/>
      </w:r>
      <w:r w:rsidRPr="00216AA8">
        <w:instrText xml:space="preserve"> TOC \o "1-2" \h \z \u </w:instrText>
      </w:r>
      <w:r w:rsidRPr="00216AA8">
        <w:fldChar w:fldCharType="separate"/>
      </w:r>
      <w:hyperlink w:anchor="_Toc215633013" w:history="1">
        <w:r w:rsidR="00216AA8" w:rsidRPr="00216AA8">
          <w:rPr>
            <w:rStyle w:val="Hyperlink"/>
          </w:rPr>
          <w:t>1.</w:t>
        </w:r>
        <w:r w:rsidR="00216AA8" w:rsidRPr="00216AA8">
          <w:rPr>
            <w:rFonts w:asciiTheme="minorHAnsi" w:hAnsiTheme="minorHAnsi"/>
            <w:sz w:val="24"/>
            <w:szCs w:val="24"/>
            <w:lang w:eastAsia="en-ID"/>
          </w:rPr>
          <w:tab/>
        </w:r>
        <w:r w:rsidR="00216AA8" w:rsidRPr="00216AA8">
          <w:rPr>
            <w:rStyle w:val="Hyperlink"/>
          </w:rPr>
          <w:t>Tujuan.</w:t>
        </w:r>
        <w:r w:rsidR="00216AA8" w:rsidRPr="00216AA8">
          <w:rPr>
            <w:webHidden/>
          </w:rPr>
          <w:tab/>
        </w:r>
        <w:r w:rsidR="00216AA8" w:rsidRPr="00216AA8">
          <w:rPr>
            <w:webHidden/>
          </w:rPr>
          <w:fldChar w:fldCharType="begin"/>
        </w:r>
        <w:r w:rsidR="00216AA8" w:rsidRPr="00216AA8">
          <w:rPr>
            <w:webHidden/>
          </w:rPr>
          <w:instrText xml:space="preserve"> PAGEREF _Toc215633013 \h </w:instrText>
        </w:r>
        <w:r w:rsidR="00216AA8" w:rsidRPr="00216AA8">
          <w:rPr>
            <w:webHidden/>
          </w:rPr>
        </w:r>
        <w:r w:rsidR="00216AA8" w:rsidRPr="00216AA8">
          <w:rPr>
            <w:webHidden/>
          </w:rPr>
          <w:fldChar w:fldCharType="separate"/>
        </w:r>
        <w:r w:rsidR="00216AA8" w:rsidRPr="00216AA8">
          <w:rPr>
            <w:webHidden/>
          </w:rPr>
          <w:t>1</w:t>
        </w:r>
        <w:r w:rsidR="00216AA8" w:rsidRPr="00216AA8">
          <w:rPr>
            <w:webHidden/>
          </w:rPr>
          <w:fldChar w:fldCharType="end"/>
        </w:r>
      </w:hyperlink>
    </w:p>
    <w:p w14:paraId="53B07AD4" w14:textId="05638712" w:rsidR="00216AA8" w:rsidRPr="00216AA8" w:rsidRDefault="00216AA8">
      <w:pPr>
        <w:pStyle w:val="TOC1"/>
        <w:rPr>
          <w:rFonts w:asciiTheme="minorHAnsi" w:hAnsiTheme="minorHAnsi"/>
          <w:sz w:val="24"/>
          <w:szCs w:val="24"/>
          <w:lang w:eastAsia="en-ID"/>
        </w:rPr>
      </w:pPr>
      <w:hyperlink w:anchor="_Toc215633014" w:history="1">
        <w:r w:rsidRPr="00216AA8">
          <w:rPr>
            <w:rStyle w:val="Hyperlink"/>
          </w:rPr>
          <w:t>2.</w:t>
        </w:r>
        <w:r w:rsidRPr="00216AA8">
          <w:rPr>
            <w:rFonts w:asciiTheme="minorHAnsi" w:hAnsiTheme="minorHAnsi"/>
            <w:sz w:val="24"/>
            <w:szCs w:val="24"/>
            <w:lang w:eastAsia="en-ID"/>
          </w:rPr>
          <w:tab/>
        </w:r>
        <w:r w:rsidRPr="00216AA8">
          <w:rPr>
            <w:rStyle w:val="Hyperlink"/>
          </w:rPr>
          <w:t>Ruang Lingkup.</w:t>
        </w:r>
        <w:r w:rsidRPr="00216AA8">
          <w:rPr>
            <w:webHidden/>
          </w:rPr>
          <w:tab/>
        </w:r>
        <w:r w:rsidRPr="00216AA8">
          <w:rPr>
            <w:webHidden/>
          </w:rPr>
          <w:fldChar w:fldCharType="begin"/>
        </w:r>
        <w:r w:rsidRPr="00216AA8">
          <w:rPr>
            <w:webHidden/>
          </w:rPr>
          <w:instrText xml:space="preserve"> PAGEREF _Toc215633014 \h </w:instrText>
        </w:r>
        <w:r w:rsidRPr="00216AA8">
          <w:rPr>
            <w:webHidden/>
          </w:rPr>
        </w:r>
        <w:r w:rsidRPr="00216AA8">
          <w:rPr>
            <w:webHidden/>
          </w:rPr>
          <w:fldChar w:fldCharType="separate"/>
        </w:r>
        <w:r w:rsidRPr="00216AA8">
          <w:rPr>
            <w:webHidden/>
          </w:rPr>
          <w:t>1</w:t>
        </w:r>
        <w:r w:rsidRPr="00216AA8">
          <w:rPr>
            <w:webHidden/>
          </w:rPr>
          <w:fldChar w:fldCharType="end"/>
        </w:r>
      </w:hyperlink>
    </w:p>
    <w:p w14:paraId="3464FA12" w14:textId="273D7C44" w:rsidR="00216AA8" w:rsidRPr="00216AA8" w:rsidRDefault="00216AA8">
      <w:pPr>
        <w:pStyle w:val="TOC1"/>
        <w:rPr>
          <w:rFonts w:asciiTheme="minorHAnsi" w:hAnsiTheme="minorHAnsi"/>
          <w:sz w:val="24"/>
          <w:szCs w:val="24"/>
          <w:lang w:eastAsia="en-ID"/>
        </w:rPr>
      </w:pPr>
      <w:hyperlink w:anchor="_Toc215633015" w:history="1">
        <w:r w:rsidRPr="00216AA8">
          <w:rPr>
            <w:rStyle w:val="Hyperlink"/>
          </w:rPr>
          <w:t>3.</w:t>
        </w:r>
        <w:r w:rsidRPr="00216AA8">
          <w:rPr>
            <w:rFonts w:asciiTheme="minorHAnsi" w:hAnsiTheme="minorHAnsi"/>
            <w:sz w:val="24"/>
            <w:szCs w:val="24"/>
            <w:lang w:eastAsia="en-ID"/>
          </w:rPr>
          <w:tab/>
        </w:r>
        <w:r w:rsidRPr="00216AA8">
          <w:rPr>
            <w:rStyle w:val="Hyperlink"/>
          </w:rPr>
          <w:t>Referensi.</w:t>
        </w:r>
        <w:r w:rsidRPr="00216AA8">
          <w:rPr>
            <w:webHidden/>
          </w:rPr>
          <w:tab/>
        </w:r>
        <w:r w:rsidRPr="00216AA8">
          <w:rPr>
            <w:webHidden/>
          </w:rPr>
          <w:fldChar w:fldCharType="begin"/>
        </w:r>
        <w:r w:rsidRPr="00216AA8">
          <w:rPr>
            <w:webHidden/>
          </w:rPr>
          <w:instrText xml:space="preserve"> PAGEREF _Toc215633015 \h </w:instrText>
        </w:r>
        <w:r w:rsidRPr="00216AA8">
          <w:rPr>
            <w:webHidden/>
          </w:rPr>
        </w:r>
        <w:r w:rsidRPr="00216AA8">
          <w:rPr>
            <w:webHidden/>
          </w:rPr>
          <w:fldChar w:fldCharType="separate"/>
        </w:r>
        <w:r w:rsidRPr="00216AA8">
          <w:rPr>
            <w:webHidden/>
          </w:rPr>
          <w:t>1</w:t>
        </w:r>
        <w:r w:rsidRPr="00216AA8">
          <w:rPr>
            <w:webHidden/>
          </w:rPr>
          <w:fldChar w:fldCharType="end"/>
        </w:r>
      </w:hyperlink>
    </w:p>
    <w:p w14:paraId="20DA6353" w14:textId="12818A31" w:rsidR="00216AA8" w:rsidRPr="00216AA8" w:rsidRDefault="00216AA8">
      <w:pPr>
        <w:pStyle w:val="TOC1"/>
        <w:rPr>
          <w:rFonts w:asciiTheme="minorHAnsi" w:hAnsiTheme="minorHAnsi"/>
          <w:sz w:val="24"/>
          <w:szCs w:val="24"/>
          <w:lang w:eastAsia="en-ID"/>
        </w:rPr>
      </w:pPr>
      <w:hyperlink w:anchor="_Toc215633016" w:history="1">
        <w:r w:rsidRPr="00216AA8">
          <w:rPr>
            <w:rStyle w:val="Hyperlink"/>
          </w:rPr>
          <w:t>4.</w:t>
        </w:r>
        <w:r w:rsidRPr="00216AA8">
          <w:rPr>
            <w:rFonts w:asciiTheme="minorHAnsi" w:hAnsiTheme="minorHAnsi"/>
            <w:sz w:val="24"/>
            <w:szCs w:val="24"/>
            <w:lang w:eastAsia="en-ID"/>
          </w:rPr>
          <w:tab/>
        </w:r>
        <w:r w:rsidRPr="00216AA8">
          <w:rPr>
            <w:rStyle w:val="Hyperlink"/>
          </w:rPr>
          <w:t>Definisi</w:t>
        </w:r>
        <w:r w:rsidRPr="00216AA8">
          <w:rPr>
            <w:webHidden/>
          </w:rPr>
          <w:tab/>
        </w:r>
        <w:r w:rsidRPr="00216AA8">
          <w:rPr>
            <w:webHidden/>
          </w:rPr>
          <w:fldChar w:fldCharType="begin"/>
        </w:r>
        <w:r w:rsidRPr="00216AA8">
          <w:rPr>
            <w:webHidden/>
          </w:rPr>
          <w:instrText xml:space="preserve"> PAGEREF _Toc215633016 \h </w:instrText>
        </w:r>
        <w:r w:rsidRPr="00216AA8">
          <w:rPr>
            <w:webHidden/>
          </w:rPr>
        </w:r>
        <w:r w:rsidRPr="00216AA8">
          <w:rPr>
            <w:webHidden/>
          </w:rPr>
          <w:fldChar w:fldCharType="separate"/>
        </w:r>
        <w:r w:rsidRPr="00216AA8">
          <w:rPr>
            <w:webHidden/>
          </w:rPr>
          <w:t>2</w:t>
        </w:r>
        <w:r w:rsidRPr="00216AA8">
          <w:rPr>
            <w:webHidden/>
          </w:rPr>
          <w:fldChar w:fldCharType="end"/>
        </w:r>
      </w:hyperlink>
    </w:p>
    <w:p w14:paraId="7521385F" w14:textId="0EE028B4" w:rsidR="00216AA8" w:rsidRPr="00216AA8" w:rsidRDefault="00216AA8">
      <w:pPr>
        <w:pStyle w:val="TOC1"/>
        <w:rPr>
          <w:rFonts w:asciiTheme="minorHAnsi" w:hAnsiTheme="minorHAnsi"/>
          <w:sz w:val="24"/>
          <w:szCs w:val="24"/>
          <w:lang w:eastAsia="en-ID"/>
        </w:rPr>
      </w:pPr>
      <w:hyperlink w:anchor="_Toc215633017" w:history="1">
        <w:r w:rsidRPr="00216AA8">
          <w:rPr>
            <w:rStyle w:val="Hyperlink"/>
          </w:rPr>
          <w:t>5.</w:t>
        </w:r>
        <w:r w:rsidRPr="00216AA8">
          <w:rPr>
            <w:rFonts w:asciiTheme="minorHAnsi" w:hAnsiTheme="minorHAnsi"/>
            <w:sz w:val="24"/>
            <w:szCs w:val="24"/>
            <w:lang w:eastAsia="en-ID"/>
          </w:rPr>
          <w:tab/>
        </w:r>
        <w:r w:rsidRPr="00216AA8">
          <w:rPr>
            <w:rStyle w:val="Hyperlink"/>
          </w:rPr>
          <w:t>Klasifikasi Data</w:t>
        </w:r>
        <w:r w:rsidRPr="00216AA8">
          <w:rPr>
            <w:webHidden/>
          </w:rPr>
          <w:tab/>
        </w:r>
        <w:r w:rsidRPr="00216AA8">
          <w:rPr>
            <w:webHidden/>
          </w:rPr>
          <w:fldChar w:fldCharType="begin"/>
        </w:r>
        <w:r w:rsidRPr="00216AA8">
          <w:rPr>
            <w:webHidden/>
          </w:rPr>
          <w:instrText xml:space="preserve"> PAGEREF _Toc215633017 \h </w:instrText>
        </w:r>
        <w:r w:rsidRPr="00216AA8">
          <w:rPr>
            <w:webHidden/>
          </w:rPr>
        </w:r>
        <w:r w:rsidRPr="00216AA8">
          <w:rPr>
            <w:webHidden/>
          </w:rPr>
          <w:fldChar w:fldCharType="separate"/>
        </w:r>
        <w:r w:rsidRPr="00216AA8">
          <w:rPr>
            <w:webHidden/>
          </w:rPr>
          <w:t>4</w:t>
        </w:r>
        <w:r w:rsidRPr="00216AA8">
          <w:rPr>
            <w:webHidden/>
          </w:rPr>
          <w:fldChar w:fldCharType="end"/>
        </w:r>
      </w:hyperlink>
    </w:p>
    <w:p w14:paraId="167C90D2" w14:textId="63391131" w:rsidR="00216AA8" w:rsidRPr="00216AA8" w:rsidRDefault="00216AA8">
      <w:pPr>
        <w:pStyle w:val="TOC1"/>
        <w:rPr>
          <w:rFonts w:asciiTheme="minorHAnsi" w:hAnsiTheme="minorHAnsi"/>
          <w:sz w:val="24"/>
          <w:szCs w:val="24"/>
          <w:lang w:eastAsia="en-ID"/>
        </w:rPr>
      </w:pPr>
      <w:hyperlink w:anchor="_Toc215633018" w:history="1">
        <w:r w:rsidRPr="00216AA8">
          <w:rPr>
            <w:rStyle w:val="Hyperlink"/>
          </w:rPr>
          <w:t>6.</w:t>
        </w:r>
        <w:r w:rsidRPr="00216AA8">
          <w:rPr>
            <w:rFonts w:asciiTheme="minorHAnsi" w:hAnsiTheme="minorHAnsi"/>
            <w:sz w:val="24"/>
            <w:szCs w:val="24"/>
            <w:lang w:eastAsia="en-ID"/>
          </w:rPr>
          <w:tab/>
        </w:r>
        <w:r w:rsidRPr="00216AA8">
          <w:rPr>
            <w:rStyle w:val="Hyperlink"/>
          </w:rPr>
          <w:t>Tugas dan Tanggung Jawab.</w:t>
        </w:r>
        <w:r w:rsidRPr="00216AA8">
          <w:rPr>
            <w:webHidden/>
          </w:rPr>
          <w:tab/>
        </w:r>
        <w:r w:rsidRPr="00216AA8">
          <w:rPr>
            <w:webHidden/>
          </w:rPr>
          <w:fldChar w:fldCharType="begin"/>
        </w:r>
        <w:r w:rsidRPr="00216AA8">
          <w:rPr>
            <w:webHidden/>
          </w:rPr>
          <w:instrText xml:space="preserve"> PAGEREF _Toc215633018 \h </w:instrText>
        </w:r>
        <w:r w:rsidRPr="00216AA8">
          <w:rPr>
            <w:webHidden/>
          </w:rPr>
        </w:r>
        <w:r w:rsidRPr="00216AA8">
          <w:rPr>
            <w:webHidden/>
          </w:rPr>
          <w:fldChar w:fldCharType="separate"/>
        </w:r>
        <w:r w:rsidRPr="00216AA8">
          <w:rPr>
            <w:webHidden/>
          </w:rPr>
          <w:t>5</w:t>
        </w:r>
        <w:r w:rsidRPr="00216AA8">
          <w:rPr>
            <w:webHidden/>
          </w:rPr>
          <w:fldChar w:fldCharType="end"/>
        </w:r>
      </w:hyperlink>
    </w:p>
    <w:p w14:paraId="43CC88F4" w14:textId="2DDF546B" w:rsidR="00216AA8" w:rsidRPr="00216AA8" w:rsidRDefault="00216AA8">
      <w:pPr>
        <w:pStyle w:val="TOC2"/>
        <w:rPr>
          <w:rFonts w:asciiTheme="minorHAnsi" w:eastAsiaTheme="minorEastAsia" w:hAnsiTheme="minorHAnsi" w:cstheme="minorBidi"/>
          <w:sz w:val="24"/>
          <w:szCs w:val="24"/>
          <w:lang w:eastAsia="en-ID"/>
        </w:rPr>
      </w:pPr>
      <w:hyperlink w:anchor="_Toc215633019" w:history="1">
        <w:r w:rsidRPr="00216AA8">
          <w:rPr>
            <w:rStyle w:val="Hyperlink"/>
          </w:rPr>
          <w:t>6.1</w:t>
        </w:r>
        <w:r w:rsidRPr="00216AA8">
          <w:rPr>
            <w:rFonts w:asciiTheme="minorHAnsi" w:eastAsiaTheme="minorEastAsia" w:hAnsiTheme="minorHAnsi" w:cstheme="minorBidi"/>
            <w:sz w:val="24"/>
            <w:szCs w:val="24"/>
            <w:lang w:eastAsia="en-ID"/>
          </w:rPr>
          <w:tab/>
        </w:r>
        <w:r w:rsidRPr="00216AA8">
          <w:rPr>
            <w:rStyle w:val="Hyperlink"/>
          </w:rPr>
          <w:t>Peran dan Tanggung Jawab.</w:t>
        </w:r>
        <w:r w:rsidRPr="00216AA8">
          <w:rPr>
            <w:webHidden/>
          </w:rPr>
          <w:tab/>
        </w:r>
        <w:r w:rsidRPr="00216AA8">
          <w:rPr>
            <w:webHidden/>
          </w:rPr>
          <w:fldChar w:fldCharType="begin"/>
        </w:r>
        <w:r w:rsidRPr="00216AA8">
          <w:rPr>
            <w:webHidden/>
          </w:rPr>
          <w:instrText xml:space="preserve"> PAGEREF _Toc215633019 \h </w:instrText>
        </w:r>
        <w:r w:rsidRPr="00216AA8">
          <w:rPr>
            <w:webHidden/>
          </w:rPr>
        </w:r>
        <w:r w:rsidRPr="00216AA8">
          <w:rPr>
            <w:webHidden/>
          </w:rPr>
          <w:fldChar w:fldCharType="separate"/>
        </w:r>
        <w:r w:rsidRPr="00216AA8">
          <w:rPr>
            <w:webHidden/>
          </w:rPr>
          <w:t>5</w:t>
        </w:r>
        <w:r w:rsidRPr="00216AA8">
          <w:rPr>
            <w:webHidden/>
          </w:rPr>
          <w:fldChar w:fldCharType="end"/>
        </w:r>
      </w:hyperlink>
    </w:p>
    <w:p w14:paraId="18AEC91E" w14:textId="4C590AC7" w:rsidR="00216AA8" w:rsidRPr="00216AA8" w:rsidRDefault="00216AA8">
      <w:pPr>
        <w:pStyle w:val="TOC2"/>
        <w:rPr>
          <w:rFonts w:asciiTheme="minorHAnsi" w:eastAsiaTheme="minorEastAsia" w:hAnsiTheme="minorHAnsi" w:cstheme="minorBidi"/>
          <w:sz w:val="24"/>
          <w:szCs w:val="24"/>
          <w:lang w:eastAsia="en-ID"/>
        </w:rPr>
      </w:pPr>
      <w:hyperlink w:anchor="_Toc215633020" w:history="1">
        <w:r w:rsidRPr="00216AA8">
          <w:rPr>
            <w:rStyle w:val="Hyperlink"/>
          </w:rPr>
          <w:t>6.2</w:t>
        </w:r>
        <w:r w:rsidRPr="00216AA8">
          <w:rPr>
            <w:rFonts w:asciiTheme="minorHAnsi" w:eastAsiaTheme="minorEastAsia" w:hAnsiTheme="minorHAnsi" w:cstheme="minorBidi"/>
            <w:sz w:val="24"/>
            <w:szCs w:val="24"/>
            <w:lang w:eastAsia="en-ID"/>
          </w:rPr>
          <w:tab/>
        </w:r>
        <w:r w:rsidRPr="00216AA8">
          <w:rPr>
            <w:rStyle w:val="Hyperlink"/>
          </w:rPr>
          <w:t>RACI Matrix</w:t>
        </w:r>
        <w:r w:rsidRPr="00216AA8">
          <w:rPr>
            <w:webHidden/>
          </w:rPr>
          <w:tab/>
        </w:r>
        <w:r w:rsidRPr="00216AA8">
          <w:rPr>
            <w:webHidden/>
          </w:rPr>
          <w:fldChar w:fldCharType="begin"/>
        </w:r>
        <w:r w:rsidRPr="00216AA8">
          <w:rPr>
            <w:webHidden/>
          </w:rPr>
          <w:instrText xml:space="preserve"> PAGEREF _Toc215633020 \h </w:instrText>
        </w:r>
        <w:r w:rsidRPr="00216AA8">
          <w:rPr>
            <w:webHidden/>
          </w:rPr>
        </w:r>
        <w:r w:rsidRPr="00216AA8">
          <w:rPr>
            <w:webHidden/>
          </w:rPr>
          <w:fldChar w:fldCharType="separate"/>
        </w:r>
        <w:r w:rsidRPr="00216AA8">
          <w:rPr>
            <w:webHidden/>
          </w:rPr>
          <w:t>9</w:t>
        </w:r>
        <w:r w:rsidRPr="00216AA8">
          <w:rPr>
            <w:webHidden/>
          </w:rPr>
          <w:fldChar w:fldCharType="end"/>
        </w:r>
      </w:hyperlink>
    </w:p>
    <w:p w14:paraId="04663A86" w14:textId="71BBD329" w:rsidR="00216AA8" w:rsidRPr="00216AA8" w:rsidRDefault="00216AA8">
      <w:pPr>
        <w:pStyle w:val="TOC1"/>
        <w:rPr>
          <w:rFonts w:asciiTheme="minorHAnsi" w:hAnsiTheme="minorHAnsi"/>
          <w:sz w:val="24"/>
          <w:szCs w:val="24"/>
          <w:lang w:eastAsia="en-ID"/>
        </w:rPr>
      </w:pPr>
      <w:hyperlink w:anchor="_Toc215633021" w:history="1">
        <w:r w:rsidRPr="00216AA8">
          <w:rPr>
            <w:rStyle w:val="Hyperlink"/>
          </w:rPr>
          <w:t>7.</w:t>
        </w:r>
        <w:r w:rsidRPr="00216AA8">
          <w:rPr>
            <w:rFonts w:asciiTheme="minorHAnsi" w:hAnsiTheme="minorHAnsi"/>
            <w:sz w:val="24"/>
            <w:szCs w:val="24"/>
            <w:lang w:eastAsia="en-ID"/>
          </w:rPr>
          <w:tab/>
        </w:r>
        <w:r w:rsidRPr="00216AA8">
          <w:rPr>
            <w:rStyle w:val="Hyperlink"/>
          </w:rPr>
          <w:t>Kebijakan.</w:t>
        </w:r>
        <w:r w:rsidRPr="00216AA8">
          <w:rPr>
            <w:webHidden/>
          </w:rPr>
          <w:tab/>
        </w:r>
        <w:r w:rsidRPr="00216AA8">
          <w:rPr>
            <w:webHidden/>
          </w:rPr>
          <w:fldChar w:fldCharType="begin"/>
        </w:r>
        <w:r w:rsidRPr="00216AA8">
          <w:rPr>
            <w:webHidden/>
          </w:rPr>
          <w:instrText xml:space="preserve"> PAGEREF _Toc215633021 \h </w:instrText>
        </w:r>
        <w:r w:rsidRPr="00216AA8">
          <w:rPr>
            <w:webHidden/>
          </w:rPr>
        </w:r>
        <w:r w:rsidRPr="00216AA8">
          <w:rPr>
            <w:webHidden/>
          </w:rPr>
          <w:fldChar w:fldCharType="separate"/>
        </w:r>
        <w:r w:rsidRPr="00216AA8">
          <w:rPr>
            <w:webHidden/>
          </w:rPr>
          <w:t>10</w:t>
        </w:r>
        <w:r w:rsidRPr="00216AA8">
          <w:rPr>
            <w:webHidden/>
          </w:rPr>
          <w:fldChar w:fldCharType="end"/>
        </w:r>
      </w:hyperlink>
    </w:p>
    <w:p w14:paraId="60DFEA1D" w14:textId="2C1BF455" w:rsidR="00216AA8" w:rsidRPr="00216AA8" w:rsidRDefault="00216AA8">
      <w:pPr>
        <w:pStyle w:val="TOC2"/>
        <w:rPr>
          <w:rFonts w:asciiTheme="minorHAnsi" w:eastAsiaTheme="minorEastAsia" w:hAnsiTheme="minorHAnsi" w:cstheme="minorBidi"/>
          <w:sz w:val="24"/>
          <w:szCs w:val="24"/>
          <w:lang w:eastAsia="en-ID"/>
        </w:rPr>
      </w:pPr>
      <w:hyperlink w:anchor="_Toc215633022" w:history="1">
        <w:r w:rsidRPr="00216AA8">
          <w:rPr>
            <w:rStyle w:val="Hyperlink"/>
          </w:rPr>
          <w:t>7.1</w:t>
        </w:r>
        <w:r w:rsidRPr="00216AA8">
          <w:rPr>
            <w:rFonts w:asciiTheme="minorHAnsi" w:eastAsiaTheme="minorEastAsia" w:hAnsiTheme="minorHAnsi" w:cstheme="minorBidi"/>
            <w:sz w:val="24"/>
            <w:szCs w:val="24"/>
            <w:lang w:eastAsia="en-ID"/>
          </w:rPr>
          <w:tab/>
        </w:r>
        <w:r w:rsidRPr="00216AA8">
          <w:rPr>
            <w:rStyle w:val="Hyperlink"/>
          </w:rPr>
          <w:t>Tata Kelola Data (Data Governance)</w:t>
        </w:r>
        <w:r w:rsidRPr="00216AA8">
          <w:rPr>
            <w:webHidden/>
          </w:rPr>
          <w:tab/>
        </w:r>
        <w:r w:rsidRPr="00216AA8">
          <w:rPr>
            <w:webHidden/>
          </w:rPr>
          <w:fldChar w:fldCharType="begin"/>
        </w:r>
        <w:r w:rsidRPr="00216AA8">
          <w:rPr>
            <w:webHidden/>
          </w:rPr>
          <w:instrText xml:space="preserve"> PAGEREF _Toc215633022 \h </w:instrText>
        </w:r>
        <w:r w:rsidRPr="00216AA8">
          <w:rPr>
            <w:webHidden/>
          </w:rPr>
        </w:r>
        <w:r w:rsidRPr="00216AA8">
          <w:rPr>
            <w:webHidden/>
          </w:rPr>
          <w:fldChar w:fldCharType="separate"/>
        </w:r>
        <w:r w:rsidRPr="00216AA8">
          <w:rPr>
            <w:webHidden/>
          </w:rPr>
          <w:t>10</w:t>
        </w:r>
        <w:r w:rsidRPr="00216AA8">
          <w:rPr>
            <w:webHidden/>
          </w:rPr>
          <w:fldChar w:fldCharType="end"/>
        </w:r>
      </w:hyperlink>
    </w:p>
    <w:p w14:paraId="092546A9" w14:textId="0D5BFE39" w:rsidR="00216AA8" w:rsidRPr="00216AA8" w:rsidRDefault="00216AA8">
      <w:pPr>
        <w:pStyle w:val="TOC2"/>
        <w:rPr>
          <w:rFonts w:asciiTheme="minorHAnsi" w:eastAsiaTheme="minorEastAsia" w:hAnsiTheme="minorHAnsi" w:cstheme="minorBidi"/>
          <w:sz w:val="24"/>
          <w:szCs w:val="24"/>
          <w:lang w:eastAsia="en-ID"/>
        </w:rPr>
      </w:pPr>
      <w:hyperlink w:anchor="_Toc215633023" w:history="1">
        <w:r w:rsidRPr="00216AA8">
          <w:rPr>
            <w:rStyle w:val="Hyperlink"/>
          </w:rPr>
          <w:t>7.2</w:t>
        </w:r>
        <w:r w:rsidRPr="00216AA8">
          <w:rPr>
            <w:rFonts w:asciiTheme="minorHAnsi" w:eastAsiaTheme="minorEastAsia" w:hAnsiTheme="minorHAnsi" w:cstheme="minorBidi"/>
            <w:sz w:val="24"/>
            <w:szCs w:val="24"/>
            <w:lang w:eastAsia="en-ID"/>
          </w:rPr>
          <w:tab/>
        </w:r>
        <w:r w:rsidRPr="00216AA8">
          <w:rPr>
            <w:rStyle w:val="Hyperlink"/>
          </w:rPr>
          <w:t>Arsitektur Data (Data Architecture)</w:t>
        </w:r>
        <w:r w:rsidRPr="00216AA8">
          <w:rPr>
            <w:webHidden/>
          </w:rPr>
          <w:tab/>
        </w:r>
        <w:r w:rsidRPr="00216AA8">
          <w:rPr>
            <w:webHidden/>
          </w:rPr>
          <w:fldChar w:fldCharType="begin"/>
        </w:r>
        <w:r w:rsidRPr="00216AA8">
          <w:rPr>
            <w:webHidden/>
          </w:rPr>
          <w:instrText xml:space="preserve"> PAGEREF _Toc215633023 \h </w:instrText>
        </w:r>
        <w:r w:rsidRPr="00216AA8">
          <w:rPr>
            <w:webHidden/>
          </w:rPr>
        </w:r>
        <w:r w:rsidRPr="00216AA8">
          <w:rPr>
            <w:webHidden/>
          </w:rPr>
          <w:fldChar w:fldCharType="separate"/>
        </w:r>
        <w:r w:rsidRPr="00216AA8">
          <w:rPr>
            <w:webHidden/>
          </w:rPr>
          <w:t>12</w:t>
        </w:r>
        <w:r w:rsidRPr="00216AA8">
          <w:rPr>
            <w:webHidden/>
          </w:rPr>
          <w:fldChar w:fldCharType="end"/>
        </w:r>
      </w:hyperlink>
    </w:p>
    <w:p w14:paraId="761478FD" w14:textId="028EF2F3" w:rsidR="00216AA8" w:rsidRPr="00216AA8" w:rsidRDefault="00216AA8">
      <w:pPr>
        <w:pStyle w:val="TOC2"/>
        <w:rPr>
          <w:rFonts w:asciiTheme="minorHAnsi" w:eastAsiaTheme="minorEastAsia" w:hAnsiTheme="minorHAnsi" w:cstheme="minorBidi"/>
          <w:sz w:val="24"/>
          <w:szCs w:val="24"/>
          <w:lang w:eastAsia="en-ID"/>
        </w:rPr>
      </w:pPr>
      <w:hyperlink w:anchor="_Toc215633024" w:history="1">
        <w:r w:rsidRPr="00216AA8">
          <w:rPr>
            <w:rStyle w:val="Hyperlink"/>
          </w:rPr>
          <w:t>7.3</w:t>
        </w:r>
        <w:r w:rsidRPr="00216AA8">
          <w:rPr>
            <w:rFonts w:asciiTheme="minorHAnsi" w:eastAsiaTheme="minorEastAsia" w:hAnsiTheme="minorHAnsi" w:cstheme="minorBidi"/>
            <w:sz w:val="24"/>
            <w:szCs w:val="24"/>
            <w:lang w:eastAsia="en-ID"/>
          </w:rPr>
          <w:tab/>
        </w:r>
        <w:r w:rsidRPr="00216AA8">
          <w:rPr>
            <w:rStyle w:val="Hyperlink"/>
          </w:rPr>
          <w:t>Pemodelan dan Desain Data (Data Modeling &amp; Design)</w:t>
        </w:r>
        <w:r w:rsidRPr="00216AA8">
          <w:rPr>
            <w:webHidden/>
          </w:rPr>
          <w:tab/>
        </w:r>
        <w:r w:rsidRPr="00216AA8">
          <w:rPr>
            <w:webHidden/>
          </w:rPr>
          <w:fldChar w:fldCharType="begin"/>
        </w:r>
        <w:r w:rsidRPr="00216AA8">
          <w:rPr>
            <w:webHidden/>
          </w:rPr>
          <w:instrText xml:space="preserve"> PAGEREF _Toc215633024 \h </w:instrText>
        </w:r>
        <w:r w:rsidRPr="00216AA8">
          <w:rPr>
            <w:webHidden/>
          </w:rPr>
        </w:r>
        <w:r w:rsidRPr="00216AA8">
          <w:rPr>
            <w:webHidden/>
          </w:rPr>
          <w:fldChar w:fldCharType="separate"/>
        </w:r>
        <w:r w:rsidRPr="00216AA8">
          <w:rPr>
            <w:webHidden/>
          </w:rPr>
          <w:t>13</w:t>
        </w:r>
        <w:r w:rsidRPr="00216AA8">
          <w:rPr>
            <w:webHidden/>
          </w:rPr>
          <w:fldChar w:fldCharType="end"/>
        </w:r>
      </w:hyperlink>
    </w:p>
    <w:p w14:paraId="0A727993" w14:textId="5E243512" w:rsidR="00216AA8" w:rsidRPr="00216AA8" w:rsidRDefault="00216AA8">
      <w:pPr>
        <w:pStyle w:val="TOC2"/>
        <w:rPr>
          <w:rFonts w:asciiTheme="minorHAnsi" w:eastAsiaTheme="minorEastAsia" w:hAnsiTheme="minorHAnsi" w:cstheme="minorBidi"/>
          <w:sz w:val="24"/>
          <w:szCs w:val="24"/>
          <w:lang w:eastAsia="en-ID"/>
        </w:rPr>
      </w:pPr>
      <w:hyperlink w:anchor="_Toc215633025" w:history="1">
        <w:r w:rsidRPr="00216AA8">
          <w:rPr>
            <w:rStyle w:val="Hyperlink"/>
          </w:rPr>
          <w:t>7.4</w:t>
        </w:r>
        <w:r w:rsidRPr="00216AA8">
          <w:rPr>
            <w:rFonts w:asciiTheme="minorHAnsi" w:eastAsiaTheme="minorEastAsia" w:hAnsiTheme="minorHAnsi" w:cstheme="minorBidi"/>
            <w:sz w:val="24"/>
            <w:szCs w:val="24"/>
            <w:lang w:eastAsia="en-ID"/>
          </w:rPr>
          <w:tab/>
        </w:r>
        <w:r w:rsidRPr="00216AA8">
          <w:rPr>
            <w:rStyle w:val="Hyperlink"/>
          </w:rPr>
          <w:t>Penyimpanan dan Pengoperasian Data (Data Storage and Operation)</w:t>
        </w:r>
        <w:r w:rsidRPr="00216AA8">
          <w:rPr>
            <w:webHidden/>
          </w:rPr>
          <w:tab/>
        </w:r>
        <w:r w:rsidRPr="00216AA8">
          <w:rPr>
            <w:webHidden/>
          </w:rPr>
          <w:fldChar w:fldCharType="begin"/>
        </w:r>
        <w:r w:rsidRPr="00216AA8">
          <w:rPr>
            <w:webHidden/>
          </w:rPr>
          <w:instrText xml:space="preserve"> PAGEREF _Toc215633025 \h </w:instrText>
        </w:r>
        <w:r w:rsidRPr="00216AA8">
          <w:rPr>
            <w:webHidden/>
          </w:rPr>
        </w:r>
        <w:r w:rsidRPr="00216AA8">
          <w:rPr>
            <w:webHidden/>
          </w:rPr>
          <w:fldChar w:fldCharType="separate"/>
        </w:r>
        <w:r w:rsidRPr="00216AA8">
          <w:rPr>
            <w:webHidden/>
          </w:rPr>
          <w:t>14</w:t>
        </w:r>
        <w:r w:rsidRPr="00216AA8">
          <w:rPr>
            <w:webHidden/>
          </w:rPr>
          <w:fldChar w:fldCharType="end"/>
        </w:r>
      </w:hyperlink>
    </w:p>
    <w:p w14:paraId="64AEB306" w14:textId="73A6DF67" w:rsidR="00216AA8" w:rsidRPr="00216AA8" w:rsidRDefault="00216AA8">
      <w:pPr>
        <w:pStyle w:val="TOC2"/>
        <w:rPr>
          <w:rFonts w:asciiTheme="minorHAnsi" w:eastAsiaTheme="minorEastAsia" w:hAnsiTheme="minorHAnsi" w:cstheme="minorBidi"/>
          <w:sz w:val="24"/>
          <w:szCs w:val="24"/>
          <w:lang w:eastAsia="en-ID"/>
        </w:rPr>
      </w:pPr>
      <w:hyperlink w:anchor="_Toc215633026" w:history="1">
        <w:r w:rsidRPr="00216AA8">
          <w:rPr>
            <w:rStyle w:val="Hyperlink"/>
          </w:rPr>
          <w:t>7.5</w:t>
        </w:r>
        <w:r w:rsidRPr="00216AA8">
          <w:rPr>
            <w:rFonts w:asciiTheme="minorHAnsi" w:eastAsiaTheme="minorEastAsia" w:hAnsiTheme="minorHAnsi" w:cstheme="minorBidi"/>
            <w:sz w:val="24"/>
            <w:szCs w:val="24"/>
            <w:lang w:eastAsia="en-ID"/>
          </w:rPr>
          <w:tab/>
        </w:r>
        <w:r w:rsidRPr="00216AA8">
          <w:rPr>
            <w:rStyle w:val="Hyperlink"/>
          </w:rPr>
          <w:t>Keamanan Data (Data Security)</w:t>
        </w:r>
        <w:r w:rsidRPr="00216AA8">
          <w:rPr>
            <w:webHidden/>
          </w:rPr>
          <w:tab/>
        </w:r>
        <w:r w:rsidRPr="00216AA8">
          <w:rPr>
            <w:webHidden/>
          </w:rPr>
          <w:fldChar w:fldCharType="begin"/>
        </w:r>
        <w:r w:rsidRPr="00216AA8">
          <w:rPr>
            <w:webHidden/>
          </w:rPr>
          <w:instrText xml:space="preserve"> PAGEREF _Toc215633026 \h </w:instrText>
        </w:r>
        <w:r w:rsidRPr="00216AA8">
          <w:rPr>
            <w:webHidden/>
          </w:rPr>
        </w:r>
        <w:r w:rsidRPr="00216AA8">
          <w:rPr>
            <w:webHidden/>
          </w:rPr>
          <w:fldChar w:fldCharType="separate"/>
        </w:r>
        <w:r w:rsidRPr="00216AA8">
          <w:rPr>
            <w:webHidden/>
          </w:rPr>
          <w:t>15</w:t>
        </w:r>
        <w:r w:rsidRPr="00216AA8">
          <w:rPr>
            <w:webHidden/>
          </w:rPr>
          <w:fldChar w:fldCharType="end"/>
        </w:r>
      </w:hyperlink>
    </w:p>
    <w:p w14:paraId="1D16D6FB" w14:textId="0B0338E5" w:rsidR="00216AA8" w:rsidRPr="00216AA8" w:rsidRDefault="00216AA8">
      <w:pPr>
        <w:pStyle w:val="TOC2"/>
        <w:rPr>
          <w:rFonts w:asciiTheme="minorHAnsi" w:eastAsiaTheme="minorEastAsia" w:hAnsiTheme="minorHAnsi" w:cstheme="minorBidi"/>
          <w:sz w:val="24"/>
          <w:szCs w:val="24"/>
          <w:lang w:eastAsia="en-ID"/>
        </w:rPr>
      </w:pPr>
      <w:hyperlink w:anchor="_Toc215633027" w:history="1">
        <w:r w:rsidRPr="00216AA8">
          <w:rPr>
            <w:rStyle w:val="Hyperlink"/>
          </w:rPr>
          <w:t>7.6</w:t>
        </w:r>
        <w:r w:rsidRPr="00216AA8">
          <w:rPr>
            <w:rFonts w:asciiTheme="minorHAnsi" w:eastAsiaTheme="minorEastAsia" w:hAnsiTheme="minorHAnsi" w:cstheme="minorBidi"/>
            <w:sz w:val="24"/>
            <w:szCs w:val="24"/>
            <w:lang w:eastAsia="en-ID"/>
          </w:rPr>
          <w:tab/>
        </w:r>
        <w:r w:rsidRPr="00216AA8">
          <w:rPr>
            <w:rStyle w:val="Hyperlink"/>
          </w:rPr>
          <w:t>Integritas Data (Data Integrity)</w:t>
        </w:r>
        <w:r w:rsidRPr="00216AA8">
          <w:rPr>
            <w:webHidden/>
          </w:rPr>
          <w:tab/>
        </w:r>
        <w:r w:rsidRPr="00216AA8">
          <w:rPr>
            <w:webHidden/>
          </w:rPr>
          <w:fldChar w:fldCharType="begin"/>
        </w:r>
        <w:r w:rsidRPr="00216AA8">
          <w:rPr>
            <w:webHidden/>
          </w:rPr>
          <w:instrText xml:space="preserve"> PAGEREF _Toc215633027 \h </w:instrText>
        </w:r>
        <w:r w:rsidRPr="00216AA8">
          <w:rPr>
            <w:webHidden/>
          </w:rPr>
        </w:r>
        <w:r w:rsidRPr="00216AA8">
          <w:rPr>
            <w:webHidden/>
          </w:rPr>
          <w:fldChar w:fldCharType="separate"/>
        </w:r>
        <w:r w:rsidRPr="00216AA8">
          <w:rPr>
            <w:webHidden/>
          </w:rPr>
          <w:t>18</w:t>
        </w:r>
        <w:r w:rsidRPr="00216AA8">
          <w:rPr>
            <w:webHidden/>
          </w:rPr>
          <w:fldChar w:fldCharType="end"/>
        </w:r>
      </w:hyperlink>
    </w:p>
    <w:p w14:paraId="104220F2" w14:textId="46D3D9B6" w:rsidR="00216AA8" w:rsidRPr="00216AA8" w:rsidRDefault="00216AA8">
      <w:pPr>
        <w:pStyle w:val="TOC2"/>
        <w:rPr>
          <w:rFonts w:asciiTheme="minorHAnsi" w:eastAsiaTheme="minorEastAsia" w:hAnsiTheme="minorHAnsi" w:cstheme="minorBidi"/>
          <w:sz w:val="24"/>
          <w:szCs w:val="24"/>
          <w:lang w:eastAsia="en-ID"/>
        </w:rPr>
      </w:pPr>
      <w:hyperlink w:anchor="_Toc215633028" w:history="1">
        <w:r w:rsidRPr="00216AA8">
          <w:rPr>
            <w:rStyle w:val="Hyperlink"/>
          </w:rPr>
          <w:t>7.7</w:t>
        </w:r>
        <w:r w:rsidRPr="00216AA8">
          <w:rPr>
            <w:rFonts w:asciiTheme="minorHAnsi" w:eastAsiaTheme="minorEastAsia" w:hAnsiTheme="minorHAnsi" w:cstheme="minorBidi"/>
            <w:sz w:val="24"/>
            <w:szCs w:val="24"/>
            <w:lang w:eastAsia="en-ID"/>
          </w:rPr>
          <w:tab/>
        </w:r>
        <w:r w:rsidRPr="00216AA8">
          <w:rPr>
            <w:rStyle w:val="Hyperlink"/>
          </w:rPr>
          <w:t>Manajemen Dokumen (Document and Content Management)</w:t>
        </w:r>
        <w:r w:rsidRPr="00216AA8">
          <w:rPr>
            <w:webHidden/>
          </w:rPr>
          <w:tab/>
        </w:r>
        <w:r w:rsidRPr="00216AA8">
          <w:rPr>
            <w:webHidden/>
          </w:rPr>
          <w:fldChar w:fldCharType="begin"/>
        </w:r>
        <w:r w:rsidRPr="00216AA8">
          <w:rPr>
            <w:webHidden/>
          </w:rPr>
          <w:instrText xml:space="preserve"> PAGEREF _Toc215633028 \h </w:instrText>
        </w:r>
        <w:r w:rsidRPr="00216AA8">
          <w:rPr>
            <w:webHidden/>
          </w:rPr>
        </w:r>
        <w:r w:rsidRPr="00216AA8">
          <w:rPr>
            <w:webHidden/>
          </w:rPr>
          <w:fldChar w:fldCharType="separate"/>
        </w:r>
        <w:r w:rsidRPr="00216AA8">
          <w:rPr>
            <w:webHidden/>
          </w:rPr>
          <w:t>19</w:t>
        </w:r>
        <w:r w:rsidRPr="00216AA8">
          <w:rPr>
            <w:webHidden/>
          </w:rPr>
          <w:fldChar w:fldCharType="end"/>
        </w:r>
      </w:hyperlink>
    </w:p>
    <w:p w14:paraId="53F69B83" w14:textId="58030B83" w:rsidR="00216AA8" w:rsidRPr="00216AA8" w:rsidRDefault="00216AA8">
      <w:pPr>
        <w:pStyle w:val="TOC2"/>
        <w:rPr>
          <w:rFonts w:asciiTheme="minorHAnsi" w:eastAsiaTheme="minorEastAsia" w:hAnsiTheme="minorHAnsi" w:cstheme="minorBidi"/>
          <w:sz w:val="24"/>
          <w:szCs w:val="24"/>
          <w:lang w:eastAsia="en-ID"/>
        </w:rPr>
      </w:pPr>
      <w:hyperlink w:anchor="_Toc215633029" w:history="1">
        <w:r w:rsidRPr="00216AA8">
          <w:rPr>
            <w:rStyle w:val="Hyperlink"/>
          </w:rPr>
          <w:t>7.8</w:t>
        </w:r>
        <w:r w:rsidRPr="00216AA8">
          <w:rPr>
            <w:rFonts w:asciiTheme="minorHAnsi" w:eastAsiaTheme="minorEastAsia" w:hAnsiTheme="minorHAnsi" w:cstheme="minorBidi"/>
            <w:sz w:val="24"/>
            <w:szCs w:val="24"/>
            <w:lang w:eastAsia="en-ID"/>
          </w:rPr>
          <w:tab/>
        </w:r>
        <w:r w:rsidRPr="00216AA8">
          <w:rPr>
            <w:rStyle w:val="Hyperlink"/>
          </w:rPr>
          <w:t>Data Induk (Reference and Master Data)</w:t>
        </w:r>
        <w:r w:rsidRPr="00216AA8">
          <w:rPr>
            <w:webHidden/>
          </w:rPr>
          <w:tab/>
        </w:r>
        <w:r w:rsidRPr="00216AA8">
          <w:rPr>
            <w:webHidden/>
          </w:rPr>
          <w:fldChar w:fldCharType="begin"/>
        </w:r>
        <w:r w:rsidRPr="00216AA8">
          <w:rPr>
            <w:webHidden/>
          </w:rPr>
          <w:instrText xml:space="preserve"> PAGEREF _Toc215633029 \h </w:instrText>
        </w:r>
        <w:r w:rsidRPr="00216AA8">
          <w:rPr>
            <w:webHidden/>
          </w:rPr>
        </w:r>
        <w:r w:rsidRPr="00216AA8">
          <w:rPr>
            <w:webHidden/>
          </w:rPr>
          <w:fldChar w:fldCharType="separate"/>
        </w:r>
        <w:r w:rsidRPr="00216AA8">
          <w:rPr>
            <w:webHidden/>
          </w:rPr>
          <w:t>20</w:t>
        </w:r>
        <w:r w:rsidRPr="00216AA8">
          <w:rPr>
            <w:webHidden/>
          </w:rPr>
          <w:fldChar w:fldCharType="end"/>
        </w:r>
      </w:hyperlink>
    </w:p>
    <w:p w14:paraId="36B8C1E3" w14:textId="56CE3E36" w:rsidR="00216AA8" w:rsidRPr="00216AA8" w:rsidRDefault="00216AA8">
      <w:pPr>
        <w:pStyle w:val="TOC2"/>
        <w:rPr>
          <w:rFonts w:asciiTheme="minorHAnsi" w:eastAsiaTheme="minorEastAsia" w:hAnsiTheme="minorHAnsi" w:cstheme="minorBidi"/>
          <w:sz w:val="24"/>
          <w:szCs w:val="24"/>
          <w:lang w:eastAsia="en-ID"/>
        </w:rPr>
      </w:pPr>
      <w:hyperlink w:anchor="_Toc215633030" w:history="1">
        <w:r w:rsidRPr="00216AA8">
          <w:rPr>
            <w:rStyle w:val="Hyperlink"/>
          </w:rPr>
          <w:t>7.9</w:t>
        </w:r>
        <w:r w:rsidRPr="00216AA8">
          <w:rPr>
            <w:rFonts w:asciiTheme="minorHAnsi" w:eastAsiaTheme="minorEastAsia" w:hAnsiTheme="minorHAnsi" w:cstheme="minorBidi"/>
            <w:sz w:val="24"/>
            <w:szCs w:val="24"/>
            <w:lang w:eastAsia="en-ID"/>
          </w:rPr>
          <w:tab/>
        </w:r>
        <w:r w:rsidRPr="00216AA8">
          <w:rPr>
            <w:rStyle w:val="Hyperlink"/>
          </w:rPr>
          <w:t>Kecerdasan Bisnis dan Gudang Data (Data Warehousing and Business Intelligence)</w:t>
        </w:r>
        <w:r w:rsidRPr="00216AA8">
          <w:rPr>
            <w:webHidden/>
          </w:rPr>
          <w:tab/>
        </w:r>
        <w:r w:rsidRPr="00216AA8">
          <w:rPr>
            <w:webHidden/>
          </w:rPr>
          <w:fldChar w:fldCharType="begin"/>
        </w:r>
        <w:r w:rsidRPr="00216AA8">
          <w:rPr>
            <w:webHidden/>
          </w:rPr>
          <w:instrText xml:space="preserve"> PAGEREF _Toc215633030 \h </w:instrText>
        </w:r>
        <w:r w:rsidRPr="00216AA8">
          <w:rPr>
            <w:webHidden/>
          </w:rPr>
        </w:r>
        <w:r w:rsidRPr="00216AA8">
          <w:rPr>
            <w:webHidden/>
          </w:rPr>
          <w:fldChar w:fldCharType="separate"/>
        </w:r>
        <w:r w:rsidRPr="00216AA8">
          <w:rPr>
            <w:webHidden/>
          </w:rPr>
          <w:t>21</w:t>
        </w:r>
        <w:r w:rsidRPr="00216AA8">
          <w:rPr>
            <w:webHidden/>
          </w:rPr>
          <w:fldChar w:fldCharType="end"/>
        </w:r>
      </w:hyperlink>
    </w:p>
    <w:p w14:paraId="68F2FE60" w14:textId="3A1801FB" w:rsidR="00216AA8" w:rsidRPr="00216AA8" w:rsidRDefault="00216AA8">
      <w:pPr>
        <w:pStyle w:val="TOC2"/>
        <w:rPr>
          <w:rFonts w:asciiTheme="minorHAnsi" w:eastAsiaTheme="minorEastAsia" w:hAnsiTheme="minorHAnsi" w:cstheme="minorBidi"/>
          <w:sz w:val="24"/>
          <w:szCs w:val="24"/>
          <w:lang w:eastAsia="en-ID"/>
        </w:rPr>
      </w:pPr>
      <w:hyperlink w:anchor="_Toc215633031" w:history="1">
        <w:r w:rsidRPr="00216AA8">
          <w:rPr>
            <w:rStyle w:val="Hyperlink"/>
          </w:rPr>
          <w:t>7.10</w:t>
        </w:r>
        <w:r w:rsidRPr="00216AA8">
          <w:rPr>
            <w:rFonts w:asciiTheme="minorHAnsi" w:eastAsiaTheme="minorEastAsia" w:hAnsiTheme="minorHAnsi" w:cstheme="minorBidi"/>
            <w:sz w:val="24"/>
            <w:szCs w:val="24"/>
            <w:lang w:eastAsia="en-ID"/>
          </w:rPr>
          <w:tab/>
        </w:r>
        <w:r w:rsidRPr="00216AA8">
          <w:rPr>
            <w:rStyle w:val="Hyperlink"/>
          </w:rPr>
          <w:t>Manajemen Metadata (Metadata Management)</w:t>
        </w:r>
        <w:r w:rsidRPr="00216AA8">
          <w:rPr>
            <w:webHidden/>
          </w:rPr>
          <w:tab/>
        </w:r>
        <w:r w:rsidRPr="00216AA8">
          <w:rPr>
            <w:webHidden/>
          </w:rPr>
          <w:fldChar w:fldCharType="begin"/>
        </w:r>
        <w:r w:rsidRPr="00216AA8">
          <w:rPr>
            <w:webHidden/>
          </w:rPr>
          <w:instrText xml:space="preserve"> PAGEREF _Toc215633031 \h </w:instrText>
        </w:r>
        <w:r w:rsidRPr="00216AA8">
          <w:rPr>
            <w:webHidden/>
          </w:rPr>
        </w:r>
        <w:r w:rsidRPr="00216AA8">
          <w:rPr>
            <w:webHidden/>
          </w:rPr>
          <w:fldChar w:fldCharType="separate"/>
        </w:r>
        <w:r w:rsidRPr="00216AA8">
          <w:rPr>
            <w:webHidden/>
          </w:rPr>
          <w:t>22</w:t>
        </w:r>
        <w:r w:rsidRPr="00216AA8">
          <w:rPr>
            <w:webHidden/>
          </w:rPr>
          <w:fldChar w:fldCharType="end"/>
        </w:r>
      </w:hyperlink>
    </w:p>
    <w:p w14:paraId="4D158BB4" w14:textId="0C77F4D1" w:rsidR="00216AA8" w:rsidRPr="00216AA8" w:rsidRDefault="00216AA8">
      <w:pPr>
        <w:pStyle w:val="TOC2"/>
        <w:rPr>
          <w:rFonts w:asciiTheme="minorHAnsi" w:eastAsiaTheme="minorEastAsia" w:hAnsiTheme="minorHAnsi" w:cstheme="minorBidi"/>
          <w:sz w:val="24"/>
          <w:szCs w:val="24"/>
          <w:lang w:eastAsia="en-ID"/>
        </w:rPr>
      </w:pPr>
      <w:hyperlink w:anchor="_Toc215633032" w:history="1">
        <w:r w:rsidRPr="00216AA8">
          <w:rPr>
            <w:rStyle w:val="Hyperlink"/>
          </w:rPr>
          <w:t>7.11</w:t>
        </w:r>
        <w:r w:rsidRPr="00216AA8">
          <w:rPr>
            <w:rFonts w:asciiTheme="minorHAnsi" w:eastAsiaTheme="minorEastAsia" w:hAnsiTheme="minorHAnsi" w:cstheme="minorBidi"/>
            <w:sz w:val="24"/>
            <w:szCs w:val="24"/>
            <w:lang w:eastAsia="en-ID"/>
          </w:rPr>
          <w:tab/>
        </w:r>
        <w:r w:rsidRPr="00216AA8">
          <w:rPr>
            <w:rStyle w:val="Hyperlink"/>
          </w:rPr>
          <w:t>Kualitas Data (Data Quality)</w:t>
        </w:r>
        <w:r w:rsidRPr="00216AA8">
          <w:rPr>
            <w:webHidden/>
          </w:rPr>
          <w:tab/>
        </w:r>
        <w:r w:rsidRPr="00216AA8">
          <w:rPr>
            <w:webHidden/>
          </w:rPr>
          <w:fldChar w:fldCharType="begin"/>
        </w:r>
        <w:r w:rsidRPr="00216AA8">
          <w:rPr>
            <w:webHidden/>
          </w:rPr>
          <w:instrText xml:space="preserve"> PAGEREF _Toc215633032 \h </w:instrText>
        </w:r>
        <w:r w:rsidRPr="00216AA8">
          <w:rPr>
            <w:webHidden/>
          </w:rPr>
        </w:r>
        <w:r w:rsidRPr="00216AA8">
          <w:rPr>
            <w:webHidden/>
          </w:rPr>
          <w:fldChar w:fldCharType="separate"/>
        </w:r>
        <w:r w:rsidRPr="00216AA8">
          <w:rPr>
            <w:webHidden/>
          </w:rPr>
          <w:t>23</w:t>
        </w:r>
        <w:r w:rsidRPr="00216AA8">
          <w:rPr>
            <w:webHidden/>
          </w:rPr>
          <w:fldChar w:fldCharType="end"/>
        </w:r>
      </w:hyperlink>
    </w:p>
    <w:p w14:paraId="4E9D68A2" w14:textId="668F9895" w:rsidR="00216AA8" w:rsidRPr="00216AA8" w:rsidRDefault="00216AA8">
      <w:pPr>
        <w:pStyle w:val="TOC2"/>
        <w:rPr>
          <w:rFonts w:asciiTheme="minorHAnsi" w:eastAsiaTheme="minorEastAsia" w:hAnsiTheme="minorHAnsi" w:cstheme="minorBidi"/>
          <w:sz w:val="24"/>
          <w:szCs w:val="24"/>
          <w:lang w:eastAsia="en-ID"/>
        </w:rPr>
      </w:pPr>
      <w:hyperlink w:anchor="_Toc215633033" w:history="1">
        <w:r w:rsidRPr="00216AA8">
          <w:rPr>
            <w:rStyle w:val="Hyperlink"/>
          </w:rPr>
          <w:t>7.12</w:t>
        </w:r>
        <w:r w:rsidRPr="00216AA8">
          <w:rPr>
            <w:rFonts w:asciiTheme="minorHAnsi" w:eastAsiaTheme="minorEastAsia" w:hAnsiTheme="minorHAnsi" w:cstheme="minorBidi"/>
            <w:sz w:val="24"/>
            <w:szCs w:val="24"/>
            <w:lang w:eastAsia="en-ID"/>
          </w:rPr>
          <w:tab/>
        </w:r>
        <w:r w:rsidRPr="00216AA8">
          <w:rPr>
            <w:rStyle w:val="Hyperlink"/>
          </w:rPr>
          <w:t>Kebijakan Pelindungan Data Pribadi (Kepatuhan terhadap UU PDP).</w:t>
        </w:r>
        <w:r w:rsidRPr="00216AA8">
          <w:rPr>
            <w:webHidden/>
          </w:rPr>
          <w:tab/>
        </w:r>
        <w:r w:rsidRPr="00216AA8">
          <w:rPr>
            <w:webHidden/>
          </w:rPr>
          <w:fldChar w:fldCharType="begin"/>
        </w:r>
        <w:r w:rsidRPr="00216AA8">
          <w:rPr>
            <w:webHidden/>
          </w:rPr>
          <w:instrText xml:space="preserve"> PAGEREF _Toc215633033 \h </w:instrText>
        </w:r>
        <w:r w:rsidRPr="00216AA8">
          <w:rPr>
            <w:webHidden/>
          </w:rPr>
        </w:r>
        <w:r w:rsidRPr="00216AA8">
          <w:rPr>
            <w:webHidden/>
          </w:rPr>
          <w:fldChar w:fldCharType="separate"/>
        </w:r>
        <w:r w:rsidRPr="00216AA8">
          <w:rPr>
            <w:webHidden/>
          </w:rPr>
          <w:t>24</w:t>
        </w:r>
        <w:r w:rsidRPr="00216AA8">
          <w:rPr>
            <w:webHidden/>
          </w:rPr>
          <w:fldChar w:fldCharType="end"/>
        </w:r>
      </w:hyperlink>
    </w:p>
    <w:p w14:paraId="07C3EC71" w14:textId="23A3157D" w:rsidR="00216AA8" w:rsidRPr="00216AA8" w:rsidRDefault="00216AA8">
      <w:pPr>
        <w:pStyle w:val="TOC2"/>
        <w:rPr>
          <w:rFonts w:asciiTheme="minorHAnsi" w:eastAsiaTheme="minorEastAsia" w:hAnsiTheme="minorHAnsi" w:cstheme="minorBidi"/>
          <w:sz w:val="24"/>
          <w:szCs w:val="24"/>
          <w:lang w:eastAsia="en-ID"/>
        </w:rPr>
      </w:pPr>
      <w:hyperlink w:anchor="_Toc215633034" w:history="1">
        <w:r w:rsidRPr="00216AA8">
          <w:rPr>
            <w:rStyle w:val="Hyperlink"/>
          </w:rPr>
          <w:t>7.13</w:t>
        </w:r>
        <w:r w:rsidRPr="00216AA8">
          <w:rPr>
            <w:rFonts w:asciiTheme="minorHAnsi" w:eastAsiaTheme="minorEastAsia" w:hAnsiTheme="minorHAnsi" w:cstheme="minorBidi"/>
            <w:sz w:val="24"/>
            <w:szCs w:val="24"/>
            <w:lang w:eastAsia="en-ID"/>
          </w:rPr>
          <w:tab/>
        </w:r>
        <w:r w:rsidRPr="00216AA8">
          <w:rPr>
            <w:rStyle w:val="Hyperlink"/>
          </w:rPr>
          <w:t>Tata Kelola Kecerdasan Buatan (</w:t>
        </w:r>
        <w:r w:rsidRPr="00216AA8">
          <w:rPr>
            <w:rStyle w:val="Hyperlink"/>
            <w:i/>
            <w:iCs/>
          </w:rPr>
          <w:t>Artificial Intelligence Governance</w:t>
        </w:r>
        <w:r w:rsidRPr="00216AA8">
          <w:rPr>
            <w:rStyle w:val="Hyperlink"/>
          </w:rPr>
          <w:t>)</w:t>
        </w:r>
        <w:r w:rsidRPr="00216AA8">
          <w:rPr>
            <w:webHidden/>
          </w:rPr>
          <w:tab/>
        </w:r>
        <w:r w:rsidRPr="00216AA8">
          <w:rPr>
            <w:webHidden/>
          </w:rPr>
          <w:fldChar w:fldCharType="begin"/>
        </w:r>
        <w:r w:rsidRPr="00216AA8">
          <w:rPr>
            <w:webHidden/>
          </w:rPr>
          <w:instrText xml:space="preserve"> PAGEREF _Toc215633034 \h </w:instrText>
        </w:r>
        <w:r w:rsidRPr="00216AA8">
          <w:rPr>
            <w:webHidden/>
          </w:rPr>
        </w:r>
        <w:r w:rsidRPr="00216AA8">
          <w:rPr>
            <w:webHidden/>
          </w:rPr>
          <w:fldChar w:fldCharType="separate"/>
        </w:r>
        <w:r w:rsidRPr="00216AA8">
          <w:rPr>
            <w:webHidden/>
          </w:rPr>
          <w:t>26</w:t>
        </w:r>
        <w:r w:rsidRPr="00216AA8">
          <w:rPr>
            <w:webHidden/>
          </w:rPr>
          <w:fldChar w:fldCharType="end"/>
        </w:r>
      </w:hyperlink>
    </w:p>
    <w:p w14:paraId="02525983" w14:textId="303A5DF1" w:rsidR="00216AA8" w:rsidRPr="00216AA8" w:rsidRDefault="00216AA8">
      <w:pPr>
        <w:pStyle w:val="TOC2"/>
        <w:rPr>
          <w:rFonts w:asciiTheme="minorHAnsi" w:eastAsiaTheme="minorEastAsia" w:hAnsiTheme="minorHAnsi" w:cstheme="minorBidi"/>
          <w:sz w:val="24"/>
          <w:szCs w:val="24"/>
          <w:lang w:eastAsia="en-ID"/>
        </w:rPr>
      </w:pPr>
      <w:hyperlink w:anchor="_Toc215633035" w:history="1">
        <w:r w:rsidRPr="00216AA8">
          <w:rPr>
            <w:rStyle w:val="Hyperlink"/>
          </w:rPr>
          <w:t>7.14</w:t>
        </w:r>
        <w:r w:rsidRPr="00216AA8">
          <w:rPr>
            <w:rFonts w:asciiTheme="minorHAnsi" w:eastAsiaTheme="minorEastAsia" w:hAnsiTheme="minorHAnsi" w:cstheme="minorBidi"/>
            <w:sz w:val="24"/>
            <w:szCs w:val="24"/>
            <w:lang w:eastAsia="en-ID"/>
          </w:rPr>
          <w:tab/>
        </w:r>
        <w:r w:rsidRPr="00216AA8">
          <w:rPr>
            <w:rStyle w:val="Hyperlink"/>
          </w:rPr>
          <w:t>Tata Kelola Komputasi Pengguna Akhir (</w:t>
        </w:r>
        <w:r w:rsidRPr="00216AA8">
          <w:rPr>
            <w:rStyle w:val="Hyperlink"/>
            <w:i/>
            <w:iCs/>
          </w:rPr>
          <w:t>End-User Computing / EUC</w:t>
        </w:r>
        <w:r w:rsidRPr="00216AA8">
          <w:rPr>
            <w:rStyle w:val="Hyperlink"/>
          </w:rPr>
          <w:t>)</w:t>
        </w:r>
        <w:r w:rsidRPr="00216AA8">
          <w:rPr>
            <w:webHidden/>
          </w:rPr>
          <w:tab/>
        </w:r>
        <w:r w:rsidRPr="00216AA8">
          <w:rPr>
            <w:webHidden/>
          </w:rPr>
          <w:fldChar w:fldCharType="begin"/>
        </w:r>
        <w:r w:rsidRPr="00216AA8">
          <w:rPr>
            <w:webHidden/>
          </w:rPr>
          <w:instrText xml:space="preserve"> PAGEREF _Toc215633035 \h </w:instrText>
        </w:r>
        <w:r w:rsidRPr="00216AA8">
          <w:rPr>
            <w:webHidden/>
          </w:rPr>
        </w:r>
        <w:r w:rsidRPr="00216AA8">
          <w:rPr>
            <w:webHidden/>
          </w:rPr>
          <w:fldChar w:fldCharType="separate"/>
        </w:r>
        <w:r w:rsidRPr="00216AA8">
          <w:rPr>
            <w:webHidden/>
          </w:rPr>
          <w:t>27</w:t>
        </w:r>
        <w:r w:rsidRPr="00216AA8">
          <w:rPr>
            <w:webHidden/>
          </w:rPr>
          <w:fldChar w:fldCharType="end"/>
        </w:r>
      </w:hyperlink>
    </w:p>
    <w:p w14:paraId="2C409B62" w14:textId="18AC86C3" w:rsidR="00216AA8" w:rsidRPr="00216AA8" w:rsidRDefault="00216AA8">
      <w:pPr>
        <w:pStyle w:val="TOC2"/>
        <w:rPr>
          <w:rFonts w:asciiTheme="minorHAnsi" w:eastAsiaTheme="minorEastAsia" w:hAnsiTheme="minorHAnsi" w:cstheme="minorBidi"/>
          <w:sz w:val="24"/>
          <w:szCs w:val="24"/>
          <w:lang w:eastAsia="en-ID"/>
        </w:rPr>
      </w:pPr>
      <w:hyperlink w:anchor="_Toc215633036" w:history="1">
        <w:r w:rsidRPr="00216AA8">
          <w:rPr>
            <w:rStyle w:val="Hyperlink"/>
          </w:rPr>
          <w:t>7.15</w:t>
        </w:r>
        <w:r w:rsidRPr="00216AA8">
          <w:rPr>
            <w:rFonts w:asciiTheme="minorHAnsi" w:eastAsiaTheme="minorEastAsia" w:hAnsiTheme="minorHAnsi" w:cstheme="minorBidi"/>
            <w:sz w:val="24"/>
            <w:szCs w:val="24"/>
            <w:lang w:eastAsia="en-ID"/>
          </w:rPr>
          <w:tab/>
        </w:r>
        <w:r w:rsidRPr="00216AA8">
          <w:rPr>
            <w:rStyle w:val="Hyperlink"/>
          </w:rPr>
          <w:t>Strategi Pengakhiran Pihak Ketiga (</w:t>
        </w:r>
        <w:r w:rsidRPr="00216AA8">
          <w:rPr>
            <w:rStyle w:val="Hyperlink"/>
            <w:i/>
            <w:iCs/>
          </w:rPr>
          <w:t>Data Exit Strategy</w:t>
        </w:r>
        <w:r w:rsidRPr="00216AA8">
          <w:rPr>
            <w:rStyle w:val="Hyperlink"/>
          </w:rPr>
          <w:t>)</w:t>
        </w:r>
        <w:r w:rsidRPr="00216AA8">
          <w:rPr>
            <w:webHidden/>
          </w:rPr>
          <w:tab/>
        </w:r>
        <w:r w:rsidRPr="00216AA8">
          <w:rPr>
            <w:webHidden/>
          </w:rPr>
          <w:fldChar w:fldCharType="begin"/>
        </w:r>
        <w:r w:rsidRPr="00216AA8">
          <w:rPr>
            <w:webHidden/>
          </w:rPr>
          <w:instrText xml:space="preserve"> PAGEREF _Toc215633036 \h </w:instrText>
        </w:r>
        <w:r w:rsidRPr="00216AA8">
          <w:rPr>
            <w:webHidden/>
          </w:rPr>
        </w:r>
        <w:r w:rsidRPr="00216AA8">
          <w:rPr>
            <w:webHidden/>
          </w:rPr>
          <w:fldChar w:fldCharType="separate"/>
        </w:r>
        <w:r w:rsidRPr="00216AA8">
          <w:rPr>
            <w:webHidden/>
          </w:rPr>
          <w:t>28</w:t>
        </w:r>
        <w:r w:rsidRPr="00216AA8">
          <w:rPr>
            <w:webHidden/>
          </w:rPr>
          <w:fldChar w:fldCharType="end"/>
        </w:r>
      </w:hyperlink>
    </w:p>
    <w:p w14:paraId="4595B933" w14:textId="6A96A8E8" w:rsidR="00216AA8" w:rsidRPr="00216AA8" w:rsidRDefault="00216AA8">
      <w:pPr>
        <w:pStyle w:val="TOC1"/>
        <w:rPr>
          <w:rFonts w:asciiTheme="minorHAnsi" w:hAnsiTheme="minorHAnsi"/>
          <w:sz w:val="24"/>
          <w:szCs w:val="24"/>
          <w:lang w:eastAsia="en-ID"/>
        </w:rPr>
      </w:pPr>
      <w:hyperlink w:anchor="_Toc215633037" w:history="1">
        <w:r w:rsidRPr="00216AA8">
          <w:rPr>
            <w:rStyle w:val="Hyperlink"/>
          </w:rPr>
          <w:t>8.</w:t>
        </w:r>
        <w:r w:rsidRPr="00216AA8">
          <w:rPr>
            <w:rFonts w:asciiTheme="minorHAnsi" w:hAnsiTheme="minorHAnsi"/>
            <w:sz w:val="24"/>
            <w:szCs w:val="24"/>
            <w:lang w:eastAsia="en-ID"/>
          </w:rPr>
          <w:tab/>
        </w:r>
        <w:r w:rsidRPr="00216AA8">
          <w:rPr>
            <w:rStyle w:val="Hyperlink"/>
          </w:rPr>
          <w:t>Pengawasan dan Kepatuhan</w:t>
        </w:r>
        <w:r w:rsidRPr="00216AA8">
          <w:rPr>
            <w:webHidden/>
          </w:rPr>
          <w:tab/>
        </w:r>
        <w:r w:rsidRPr="00216AA8">
          <w:rPr>
            <w:webHidden/>
          </w:rPr>
          <w:fldChar w:fldCharType="begin"/>
        </w:r>
        <w:r w:rsidRPr="00216AA8">
          <w:rPr>
            <w:webHidden/>
          </w:rPr>
          <w:instrText xml:space="preserve"> PAGEREF _Toc215633037 \h </w:instrText>
        </w:r>
        <w:r w:rsidRPr="00216AA8">
          <w:rPr>
            <w:webHidden/>
          </w:rPr>
        </w:r>
        <w:r w:rsidRPr="00216AA8">
          <w:rPr>
            <w:webHidden/>
          </w:rPr>
          <w:fldChar w:fldCharType="separate"/>
        </w:r>
        <w:r w:rsidRPr="00216AA8">
          <w:rPr>
            <w:webHidden/>
          </w:rPr>
          <w:t>28</w:t>
        </w:r>
        <w:r w:rsidRPr="00216AA8">
          <w:rPr>
            <w:webHidden/>
          </w:rPr>
          <w:fldChar w:fldCharType="end"/>
        </w:r>
      </w:hyperlink>
    </w:p>
    <w:p w14:paraId="1BEEA5A8" w14:textId="51F82458" w:rsidR="00216AA8" w:rsidRPr="00216AA8" w:rsidRDefault="00216AA8">
      <w:pPr>
        <w:pStyle w:val="TOC2"/>
        <w:rPr>
          <w:rFonts w:asciiTheme="minorHAnsi" w:eastAsiaTheme="minorEastAsia" w:hAnsiTheme="minorHAnsi" w:cstheme="minorBidi"/>
          <w:sz w:val="24"/>
          <w:szCs w:val="24"/>
          <w:lang w:eastAsia="en-ID"/>
        </w:rPr>
      </w:pPr>
      <w:hyperlink w:anchor="_Toc215633038" w:history="1">
        <w:r w:rsidRPr="00216AA8">
          <w:rPr>
            <w:rStyle w:val="Hyperlink"/>
            <w:rFonts w:ascii="Times New Roman" w:hAnsi="Times New Roman"/>
          </w:rPr>
          <w:t>8.1</w:t>
        </w:r>
        <w:r w:rsidRPr="00216AA8">
          <w:rPr>
            <w:rFonts w:asciiTheme="minorHAnsi" w:eastAsiaTheme="minorEastAsia" w:hAnsiTheme="minorHAnsi" w:cstheme="minorBidi"/>
            <w:sz w:val="24"/>
            <w:szCs w:val="24"/>
            <w:lang w:eastAsia="en-ID"/>
          </w:rPr>
          <w:tab/>
        </w:r>
        <w:r w:rsidRPr="00216AA8">
          <w:rPr>
            <w:rStyle w:val="Hyperlink"/>
          </w:rPr>
          <w:t>Audit Kualitas Data</w:t>
        </w:r>
        <w:r w:rsidRPr="00216AA8">
          <w:rPr>
            <w:webHidden/>
          </w:rPr>
          <w:tab/>
        </w:r>
        <w:r w:rsidRPr="00216AA8">
          <w:rPr>
            <w:webHidden/>
          </w:rPr>
          <w:fldChar w:fldCharType="begin"/>
        </w:r>
        <w:r w:rsidRPr="00216AA8">
          <w:rPr>
            <w:webHidden/>
          </w:rPr>
          <w:instrText xml:space="preserve"> PAGEREF _Toc215633038 \h </w:instrText>
        </w:r>
        <w:r w:rsidRPr="00216AA8">
          <w:rPr>
            <w:webHidden/>
          </w:rPr>
        </w:r>
        <w:r w:rsidRPr="00216AA8">
          <w:rPr>
            <w:webHidden/>
          </w:rPr>
          <w:fldChar w:fldCharType="separate"/>
        </w:r>
        <w:r w:rsidRPr="00216AA8">
          <w:rPr>
            <w:webHidden/>
          </w:rPr>
          <w:t>28</w:t>
        </w:r>
        <w:r w:rsidRPr="00216AA8">
          <w:rPr>
            <w:webHidden/>
          </w:rPr>
          <w:fldChar w:fldCharType="end"/>
        </w:r>
      </w:hyperlink>
    </w:p>
    <w:p w14:paraId="2D55E67D" w14:textId="3AE6A54E" w:rsidR="00216AA8" w:rsidRPr="00216AA8" w:rsidRDefault="00216AA8">
      <w:pPr>
        <w:pStyle w:val="TOC2"/>
        <w:rPr>
          <w:rFonts w:asciiTheme="minorHAnsi" w:eastAsiaTheme="minorEastAsia" w:hAnsiTheme="minorHAnsi" w:cstheme="minorBidi"/>
          <w:sz w:val="24"/>
          <w:szCs w:val="24"/>
          <w:lang w:eastAsia="en-ID"/>
        </w:rPr>
      </w:pPr>
      <w:hyperlink w:anchor="_Toc215633039" w:history="1">
        <w:r w:rsidRPr="00216AA8">
          <w:rPr>
            <w:rStyle w:val="Hyperlink"/>
          </w:rPr>
          <w:t>8.2</w:t>
        </w:r>
        <w:r w:rsidRPr="00216AA8">
          <w:rPr>
            <w:rFonts w:asciiTheme="minorHAnsi" w:eastAsiaTheme="minorEastAsia" w:hAnsiTheme="minorHAnsi" w:cstheme="minorBidi"/>
            <w:sz w:val="24"/>
            <w:szCs w:val="24"/>
            <w:lang w:eastAsia="en-ID"/>
          </w:rPr>
          <w:tab/>
        </w:r>
        <w:r w:rsidRPr="00216AA8">
          <w:rPr>
            <w:rStyle w:val="Hyperlink"/>
          </w:rPr>
          <w:t>Metrik Kinerja</w:t>
        </w:r>
        <w:r w:rsidRPr="00216AA8">
          <w:rPr>
            <w:webHidden/>
          </w:rPr>
          <w:tab/>
        </w:r>
        <w:r w:rsidRPr="00216AA8">
          <w:rPr>
            <w:webHidden/>
          </w:rPr>
          <w:fldChar w:fldCharType="begin"/>
        </w:r>
        <w:r w:rsidRPr="00216AA8">
          <w:rPr>
            <w:webHidden/>
          </w:rPr>
          <w:instrText xml:space="preserve"> PAGEREF _Toc215633039 \h </w:instrText>
        </w:r>
        <w:r w:rsidRPr="00216AA8">
          <w:rPr>
            <w:webHidden/>
          </w:rPr>
        </w:r>
        <w:r w:rsidRPr="00216AA8">
          <w:rPr>
            <w:webHidden/>
          </w:rPr>
          <w:fldChar w:fldCharType="separate"/>
        </w:r>
        <w:r w:rsidRPr="00216AA8">
          <w:rPr>
            <w:webHidden/>
          </w:rPr>
          <w:t>29</w:t>
        </w:r>
        <w:r w:rsidRPr="00216AA8">
          <w:rPr>
            <w:webHidden/>
          </w:rPr>
          <w:fldChar w:fldCharType="end"/>
        </w:r>
      </w:hyperlink>
    </w:p>
    <w:p w14:paraId="537815B0" w14:textId="36826021" w:rsidR="00216AA8" w:rsidRPr="00216AA8" w:rsidRDefault="00216AA8">
      <w:pPr>
        <w:pStyle w:val="TOC2"/>
        <w:rPr>
          <w:rFonts w:asciiTheme="minorHAnsi" w:eastAsiaTheme="minorEastAsia" w:hAnsiTheme="minorHAnsi" w:cstheme="minorBidi"/>
          <w:sz w:val="24"/>
          <w:szCs w:val="24"/>
          <w:lang w:eastAsia="en-ID"/>
        </w:rPr>
      </w:pPr>
      <w:hyperlink w:anchor="_Toc215633040" w:history="1">
        <w:r w:rsidRPr="00216AA8">
          <w:rPr>
            <w:rStyle w:val="Hyperlink"/>
          </w:rPr>
          <w:t>8.3</w:t>
        </w:r>
        <w:r w:rsidRPr="00216AA8">
          <w:rPr>
            <w:rFonts w:asciiTheme="minorHAnsi" w:eastAsiaTheme="minorEastAsia" w:hAnsiTheme="minorHAnsi" w:cstheme="minorBidi"/>
            <w:sz w:val="24"/>
            <w:szCs w:val="24"/>
            <w:lang w:eastAsia="en-ID"/>
          </w:rPr>
          <w:tab/>
        </w:r>
        <w:r w:rsidRPr="00216AA8">
          <w:rPr>
            <w:rStyle w:val="Hyperlink"/>
          </w:rPr>
          <w:t>Pelanggaran</w:t>
        </w:r>
        <w:r w:rsidRPr="00216AA8">
          <w:rPr>
            <w:webHidden/>
          </w:rPr>
          <w:tab/>
        </w:r>
        <w:r w:rsidRPr="00216AA8">
          <w:rPr>
            <w:webHidden/>
          </w:rPr>
          <w:fldChar w:fldCharType="begin"/>
        </w:r>
        <w:r w:rsidRPr="00216AA8">
          <w:rPr>
            <w:webHidden/>
          </w:rPr>
          <w:instrText xml:space="preserve"> PAGEREF _Toc215633040 \h </w:instrText>
        </w:r>
        <w:r w:rsidRPr="00216AA8">
          <w:rPr>
            <w:webHidden/>
          </w:rPr>
        </w:r>
        <w:r w:rsidRPr="00216AA8">
          <w:rPr>
            <w:webHidden/>
          </w:rPr>
          <w:fldChar w:fldCharType="separate"/>
        </w:r>
        <w:r w:rsidRPr="00216AA8">
          <w:rPr>
            <w:webHidden/>
          </w:rPr>
          <w:t>29</w:t>
        </w:r>
        <w:r w:rsidRPr="00216AA8">
          <w:rPr>
            <w:webHidden/>
          </w:rPr>
          <w:fldChar w:fldCharType="end"/>
        </w:r>
      </w:hyperlink>
    </w:p>
    <w:p w14:paraId="40E4D755" w14:textId="3F119792" w:rsidR="00216AA8" w:rsidRPr="00216AA8" w:rsidRDefault="00216AA8">
      <w:pPr>
        <w:pStyle w:val="TOC1"/>
        <w:rPr>
          <w:rFonts w:asciiTheme="minorHAnsi" w:hAnsiTheme="minorHAnsi"/>
          <w:sz w:val="24"/>
          <w:szCs w:val="24"/>
          <w:lang w:eastAsia="en-ID"/>
        </w:rPr>
      </w:pPr>
      <w:hyperlink w:anchor="_Toc215633041" w:history="1">
        <w:r w:rsidRPr="00216AA8">
          <w:rPr>
            <w:rStyle w:val="Hyperlink"/>
          </w:rPr>
          <w:t>9.</w:t>
        </w:r>
        <w:r w:rsidRPr="00216AA8">
          <w:rPr>
            <w:rFonts w:asciiTheme="minorHAnsi" w:hAnsiTheme="minorHAnsi"/>
            <w:sz w:val="24"/>
            <w:szCs w:val="24"/>
            <w:lang w:eastAsia="en-ID"/>
          </w:rPr>
          <w:tab/>
        </w:r>
        <w:r w:rsidRPr="00216AA8">
          <w:rPr>
            <w:rStyle w:val="Hyperlink"/>
          </w:rPr>
          <w:t>Riwayat Perubahan Dokumen.</w:t>
        </w:r>
        <w:r w:rsidRPr="00216AA8">
          <w:rPr>
            <w:webHidden/>
          </w:rPr>
          <w:tab/>
        </w:r>
        <w:r w:rsidRPr="00216AA8">
          <w:rPr>
            <w:webHidden/>
          </w:rPr>
          <w:fldChar w:fldCharType="begin"/>
        </w:r>
        <w:r w:rsidRPr="00216AA8">
          <w:rPr>
            <w:webHidden/>
          </w:rPr>
          <w:instrText xml:space="preserve"> PAGEREF _Toc215633041 \h </w:instrText>
        </w:r>
        <w:r w:rsidRPr="00216AA8">
          <w:rPr>
            <w:webHidden/>
          </w:rPr>
        </w:r>
        <w:r w:rsidRPr="00216AA8">
          <w:rPr>
            <w:webHidden/>
          </w:rPr>
          <w:fldChar w:fldCharType="separate"/>
        </w:r>
        <w:r w:rsidRPr="00216AA8">
          <w:rPr>
            <w:webHidden/>
          </w:rPr>
          <w:t>30</w:t>
        </w:r>
        <w:r w:rsidRPr="00216AA8">
          <w:rPr>
            <w:webHidden/>
          </w:rPr>
          <w:fldChar w:fldCharType="end"/>
        </w:r>
      </w:hyperlink>
    </w:p>
    <w:p w14:paraId="1D432E5B" w14:textId="26259BEA" w:rsidR="00663767" w:rsidRPr="00216AA8" w:rsidRDefault="000C3440" w:rsidP="0012306E">
      <w:r w:rsidRPr="00216AA8">
        <w:lastRenderedPageBreak/>
        <w:fldChar w:fldCharType="end"/>
      </w:r>
      <w:r w:rsidR="00663767" w:rsidRPr="00216AA8">
        <w:br w:type="page"/>
      </w:r>
    </w:p>
    <w:p w14:paraId="1574C62D" w14:textId="77777777" w:rsidR="006025BE" w:rsidRDefault="006025BE" w:rsidP="0012306E">
      <w:pPr>
        <w:sectPr w:rsidR="006025BE" w:rsidSect="006025BE">
          <w:headerReference w:type="default" r:id="rId15"/>
          <w:pgSz w:w="11900" w:h="16840"/>
          <w:pgMar w:top="1440" w:right="1440" w:bottom="1440" w:left="1440" w:header="708" w:footer="708" w:gutter="0"/>
          <w:pgNumType w:fmt="lowerRoman" w:start="1"/>
          <w:cols w:space="708"/>
          <w:docGrid w:linePitch="360"/>
        </w:sectPr>
      </w:pPr>
    </w:p>
    <w:p w14:paraId="6EB572B9" w14:textId="35435D93" w:rsidR="00C8780F" w:rsidRDefault="003C26D0" w:rsidP="0012306E">
      <w:pPr>
        <w:pStyle w:val="Heading1"/>
      </w:pPr>
      <w:bookmarkStart w:id="1" w:name="_Toc134707537"/>
      <w:bookmarkStart w:id="2" w:name="_Toc215557219"/>
      <w:bookmarkStart w:id="3" w:name="_Toc215633013"/>
      <w:r w:rsidRPr="00B63922">
        <w:t>Tujuan</w:t>
      </w:r>
      <w:r w:rsidR="0075271C">
        <w:t>.</w:t>
      </w:r>
      <w:bookmarkEnd w:id="1"/>
      <w:bookmarkEnd w:id="2"/>
      <w:bookmarkEnd w:id="3"/>
    </w:p>
    <w:p w14:paraId="09BC561E" w14:textId="177C6079" w:rsidR="00254A14" w:rsidRDefault="001D71B8" w:rsidP="0012306E">
      <w:r w:rsidRPr="001D71B8">
        <w:t>Kebijakan ini bertujuan untuk memastikan pengelolaan data sebagai aset strategis perusahaan yang bernilai tinggi, menetapkan standar akuntabilitas dan kepemilikan data yang jelas, serta menjamin ketersediaan</w:t>
      </w:r>
      <w:ins w:id="4" w:author="Anthonius Kanaris E" w:date="2025-12-11T08:43:00Z" w16du:dateUtc="2025-12-11T01:43:00Z">
        <w:r w:rsidR="00AB2149">
          <w:t xml:space="preserve"> (</w:t>
        </w:r>
      </w:ins>
      <w:ins w:id="5" w:author="Anthonius Kanaris E" w:date="2025-12-11T08:43:00Z">
        <w:r w:rsidR="00AB2149" w:rsidRPr="00AB2149">
          <w:rPr>
            <w:i/>
            <w:iCs/>
          </w:rPr>
          <w:t>Availability</w:t>
        </w:r>
      </w:ins>
      <w:ins w:id="6" w:author="Anthonius Kanaris E" w:date="2025-12-11T08:43:00Z" w16du:dateUtc="2025-12-11T01:43:00Z">
        <w:r w:rsidR="00AB2149">
          <w:rPr>
            <w:b/>
            <w:bCs/>
          </w:rPr>
          <w:t>)</w:t>
        </w:r>
      </w:ins>
      <w:r w:rsidRPr="001D71B8">
        <w:t>, integritas</w:t>
      </w:r>
      <w:ins w:id="7" w:author="Anthonius Kanaris E" w:date="2025-12-11T08:43:00Z" w16du:dateUtc="2025-12-11T01:43:00Z">
        <w:r w:rsidR="00AB2149">
          <w:t xml:space="preserve"> (</w:t>
        </w:r>
        <w:r w:rsidR="00AB2149">
          <w:rPr>
            <w:i/>
            <w:iCs/>
          </w:rPr>
          <w:t>Integrity</w:t>
        </w:r>
        <w:r w:rsidR="00AB2149">
          <w:t>)</w:t>
        </w:r>
      </w:ins>
      <w:r w:rsidRPr="001D71B8">
        <w:t xml:space="preserve">, dan keamanan </w:t>
      </w:r>
      <w:ins w:id="8" w:author="Anthonius Kanaris E" w:date="2025-12-11T08:43:00Z" w16du:dateUtc="2025-12-11T01:43:00Z">
        <w:r w:rsidR="00AB2149">
          <w:t>(</w:t>
        </w:r>
        <w:r w:rsidR="00AB2149" w:rsidRPr="00AB2149">
          <w:rPr>
            <w:i/>
            <w:iCs/>
          </w:rPr>
          <w:t>Confidentiality</w:t>
        </w:r>
      </w:ins>
      <w:ins w:id="9" w:author="Anthonius Kanaris E" w:date="2025-12-11T08:44:00Z" w16du:dateUtc="2025-12-11T01:44:00Z">
        <w:r w:rsidR="00AB2149">
          <w:t>)</w:t>
        </w:r>
      </w:ins>
      <w:ins w:id="10" w:author="Anthonius Kanaris E" w:date="2025-12-11T08:45:00Z" w16du:dateUtc="2025-12-11T01:45:00Z">
        <w:r w:rsidR="00AB2149">
          <w:t xml:space="preserve"> </w:t>
        </w:r>
      </w:ins>
      <w:r w:rsidRPr="00AB2149">
        <w:t>data</w:t>
      </w:r>
      <w:r w:rsidRPr="001D71B8">
        <w:t xml:space="preserve"> </w:t>
      </w:r>
      <w:del w:id="11" w:author="Anthonius Kanaris E" w:date="2025-12-11T08:41:00Z" w16du:dateUtc="2025-12-11T01:41:00Z">
        <w:r w:rsidRPr="001D71B8" w:rsidDel="00AB2149">
          <w:delText>di seluruh siklus hidupnya</w:delText>
        </w:r>
      </w:del>
      <w:ins w:id="12" w:author="Anthonius Kanaris E" w:date="2025-12-11T08:41:00Z" w16du:dateUtc="2025-12-11T01:41:00Z">
        <w:r w:rsidR="00AB2149">
          <w:t>sesuai ketentuan yang berlaku</w:t>
        </w:r>
      </w:ins>
      <w:r w:rsidRPr="001D71B8">
        <w:t>. Selain itu, kebijakan ini juga bertujuan untuk meningkatkan kualitas data guna mendukung pengambilan keputusan bisnis yang akurat dan terpercaya, meminimalkan</w:t>
      </w:r>
      <w:ins w:id="13" w:author="Anthonius Kanaris E" w:date="2025-12-11T08:44:00Z" w16du:dateUtc="2025-12-11T01:44:00Z">
        <w:r w:rsidR="00AB2149">
          <w:t xml:space="preserve"> potensi</w:t>
        </w:r>
      </w:ins>
      <w:r w:rsidRPr="001D71B8">
        <w:t xml:space="preserve"> risiko kebocoran atau penyalahgunaan data, serta memastikan kepatuhan penuh terhadap regulasi dan peraturan perundang-undangan yang berlaku.</w:t>
      </w:r>
    </w:p>
    <w:p w14:paraId="311463C4" w14:textId="77777777" w:rsidR="004F3286" w:rsidRPr="006433EF" w:rsidRDefault="004F3286" w:rsidP="0012306E"/>
    <w:p w14:paraId="43744C2F" w14:textId="4D52AB2B" w:rsidR="003C26D0" w:rsidRDefault="003C26D0" w:rsidP="0012306E">
      <w:pPr>
        <w:pStyle w:val="Heading1"/>
      </w:pPr>
      <w:bookmarkStart w:id="14" w:name="_Toc134707538"/>
      <w:bookmarkStart w:id="15" w:name="_Toc215557220"/>
      <w:bookmarkStart w:id="16" w:name="_Toc215633014"/>
      <w:r w:rsidRPr="006433EF">
        <w:t>Ruang Lingkup</w:t>
      </w:r>
      <w:r w:rsidR="0075271C">
        <w:t>.</w:t>
      </w:r>
      <w:bookmarkEnd w:id="14"/>
      <w:bookmarkEnd w:id="15"/>
      <w:bookmarkEnd w:id="16"/>
    </w:p>
    <w:p w14:paraId="5F043685" w14:textId="5185B4F5" w:rsidR="007F2944" w:rsidRDefault="001D71B8" w:rsidP="0012306E">
      <w:r w:rsidRPr="001D71B8">
        <w:t>Kebijakan ini berlaku secara menyeluruh bagi seluruh unit kerja, departemen</w:t>
      </w:r>
      <w:ins w:id="17" w:author="Anthonius Kanaris E" w:date="2025-12-11T08:45:00Z" w16du:dateUtc="2025-12-11T01:45:00Z">
        <w:r w:rsidR="00AB2149">
          <w:t>/divisi</w:t>
        </w:r>
      </w:ins>
      <w:r w:rsidRPr="001D71B8">
        <w:t xml:space="preserve">, dan </w:t>
      </w:r>
      <w:ins w:id="18" w:author="Anthonius Kanaris E" w:date="2025-12-11T08:45:00Z" w16du:dateUtc="2025-12-11T01:45:00Z">
        <w:r w:rsidR="00AB2149">
          <w:t xml:space="preserve">setiap </w:t>
        </w:r>
      </w:ins>
      <w:r w:rsidRPr="001D71B8">
        <w:t>individu di lingkungan PT Equity Life Indonesia, mencakup karyawan tetap, karyawan kontrak, serta pihak ketiga (mitra/vendor) yang memiliki hak akses, mengelola, atau memproses data milik perusahaan. Ruang lingkup kebijakan ini meliputi seluruh bentuk data—baik data terstruktur (</w:t>
      </w:r>
      <w:r w:rsidRPr="001D71B8">
        <w:rPr>
          <w:i/>
          <w:iCs/>
        </w:rPr>
        <w:t>database</w:t>
      </w:r>
      <w:r w:rsidRPr="001D71B8">
        <w:t xml:space="preserve">) maupun data tidak terstruktur (dokumen fisik, berkas digital, </w:t>
      </w:r>
      <w:r w:rsidRPr="001D71B8">
        <w:rPr>
          <w:i/>
          <w:iCs/>
        </w:rPr>
        <w:t>email</w:t>
      </w:r>
      <w:r w:rsidRPr="001D71B8">
        <w:t>)—serta mencakup seluruh tahapan siklus hidup data mulai dari perencanaan, akuisisi atau penciptaan, penyimpanan, pemrosesan, distribusi, pengarsipan, hingga pemusnahan data pada seluruh sistem informasi dan media penyimpanan yang dikelola oleh Perusahaan.</w:t>
      </w:r>
    </w:p>
    <w:p w14:paraId="5372C6B9" w14:textId="77777777" w:rsidR="00AB0AB4" w:rsidRPr="007F2944" w:rsidRDefault="00AB0AB4" w:rsidP="0012306E"/>
    <w:p w14:paraId="581E98A1" w14:textId="3E6121DB" w:rsidR="003C26D0" w:rsidRDefault="00AB0AB4" w:rsidP="0012306E">
      <w:pPr>
        <w:pStyle w:val="Heading1"/>
      </w:pPr>
      <w:bookmarkStart w:id="19" w:name="_Toc134707539"/>
      <w:bookmarkStart w:id="20" w:name="_Toc215557221"/>
      <w:bookmarkStart w:id="21" w:name="_Toc215633015"/>
      <w:r>
        <w:t>Referensi</w:t>
      </w:r>
      <w:r w:rsidR="0075271C">
        <w:t>.</w:t>
      </w:r>
      <w:bookmarkEnd w:id="19"/>
      <w:bookmarkEnd w:id="20"/>
      <w:bookmarkEnd w:id="21"/>
    </w:p>
    <w:p w14:paraId="3F97D549" w14:textId="272AF6EC" w:rsidR="00AB0AB4" w:rsidRDefault="00AB0AB4" w:rsidP="0012306E">
      <w:r>
        <w:t>Referensi dari kebijakan ini adalah:</w:t>
      </w:r>
    </w:p>
    <w:p w14:paraId="2E34C015" w14:textId="0513BE98" w:rsidR="00AB0AB4" w:rsidRDefault="001D71B8" w:rsidP="0012306E">
      <w:pPr>
        <w:pStyle w:val="Point-Normal"/>
      </w:pPr>
      <w:r w:rsidRPr="001D71B8">
        <w:rPr>
          <w:b/>
          <w:bCs/>
        </w:rPr>
        <w:t>ISO/IEC 27001:2022</w:t>
      </w:r>
      <w:r w:rsidRPr="001D71B8">
        <w:t xml:space="preserve"> – </w:t>
      </w:r>
      <w:r w:rsidRPr="001D71B8">
        <w:rPr>
          <w:i/>
          <w:iCs/>
        </w:rPr>
        <w:t>Information Security, Cybersecurity and Privacy Protection</w:t>
      </w:r>
      <w:r>
        <w:rPr>
          <w:i/>
          <w:iCs/>
        </w:rPr>
        <w:t>.</w:t>
      </w:r>
    </w:p>
    <w:p w14:paraId="323B48B2" w14:textId="28E0DEB4" w:rsidR="001D71B8" w:rsidRDefault="001D71B8" w:rsidP="0012306E">
      <w:pPr>
        <w:pStyle w:val="Point-Normal"/>
      </w:pPr>
      <w:r w:rsidRPr="001D71B8">
        <w:rPr>
          <w:b/>
          <w:bCs/>
        </w:rPr>
        <w:t>Undang-Undang Republik Indonesia Nomor 27 Tahun 2022</w:t>
      </w:r>
      <w:r w:rsidRPr="001D71B8">
        <w:t xml:space="preserve"> tentang Pelindungan Data Pribadi (UU PDP)</w:t>
      </w:r>
      <w:r>
        <w:t>.</w:t>
      </w:r>
    </w:p>
    <w:p w14:paraId="3166D1CF" w14:textId="77777777" w:rsidR="001D71B8" w:rsidRDefault="001D71B8" w:rsidP="0012306E">
      <w:pPr>
        <w:pStyle w:val="Point-Normal"/>
      </w:pPr>
      <w:r w:rsidRPr="001D71B8">
        <w:rPr>
          <w:b/>
          <w:bCs/>
        </w:rPr>
        <w:t>Undang-Undang Republik Indonesia Nomor 11 Tahun 2008</w:t>
      </w:r>
      <w:r w:rsidRPr="001D71B8">
        <w:t xml:space="preserve"> beserta perubahannya tentang Informasi dan Transaksi Elektronik (UU ITE).</w:t>
      </w:r>
    </w:p>
    <w:p w14:paraId="498079B1" w14:textId="77777777" w:rsidR="00AB2149" w:rsidRPr="00AB2149" w:rsidRDefault="00AB2149">
      <w:pPr>
        <w:pStyle w:val="Point-Normal"/>
        <w:numPr>
          <w:ilvl w:val="0"/>
          <w:numId w:val="0"/>
        </w:numPr>
        <w:ind w:left="1080"/>
        <w:rPr>
          <w:ins w:id="22" w:author="Anthonius Kanaris E" w:date="2025-12-11T08:51:00Z"/>
          <w:lang w:val="en-US"/>
        </w:rPr>
        <w:pPrChange w:id="23" w:author="Anthonius Kanaris E" w:date="2025-12-11T08:51:00Z" w16du:dateUtc="2025-12-11T01:51:00Z">
          <w:pPr>
            <w:pStyle w:val="Point-Normal"/>
          </w:pPr>
        </w:pPrChange>
      </w:pPr>
    </w:p>
    <w:p w14:paraId="66991614" w14:textId="10946D00" w:rsidR="00AB2149" w:rsidRPr="00AB2149" w:rsidRDefault="00111E8B" w:rsidP="00AB2149">
      <w:pPr>
        <w:pStyle w:val="Point-Normal"/>
        <w:rPr>
          <w:ins w:id="24" w:author="Anthonius Kanaris E" w:date="2025-12-11T08:51:00Z" w16du:dateUtc="2025-12-11T01:51:00Z"/>
          <w:rPrChange w:id="25" w:author="Anthonius Kanaris E" w:date="2025-12-11T08:51:00Z" w16du:dateUtc="2025-12-11T01:51:00Z">
            <w:rPr>
              <w:ins w:id="26" w:author="Anthonius Kanaris E" w:date="2025-12-11T08:51:00Z" w16du:dateUtc="2025-12-11T01:51:00Z"/>
              <w:b/>
              <w:bCs/>
            </w:rPr>
          </w:rPrChange>
        </w:rPr>
      </w:pPr>
      <w:ins w:id="27" w:author="Anthonius Kanaris E" w:date="2025-12-11T08:51:00Z">
        <w:r w:rsidRPr="00111E8B">
          <w:rPr>
            <w:b/>
            <w:bCs/>
            <w:lang w:val="en-US"/>
            <w:rPrChange w:id="28" w:author="Anthonius Kanaris E" w:date="2025-12-11T08:52:00Z" w16du:dateUtc="2025-12-11T01:52:00Z">
              <w:rPr>
                <w:lang w:val="en-US"/>
              </w:rPr>
            </w:rPrChange>
          </w:rPr>
          <w:t>Peraturan Otoritas Jasa Keuangan</w:t>
        </w:r>
        <w:r w:rsidR="00AB2149" w:rsidRPr="00111E8B">
          <w:rPr>
            <w:b/>
            <w:bCs/>
            <w:lang w:val="en-US"/>
            <w:rPrChange w:id="29" w:author="Anthonius Kanaris E" w:date="2025-12-11T08:52:00Z" w16du:dateUtc="2025-12-11T01:52:00Z">
              <w:rPr>
                <w:lang w:val="en-US"/>
              </w:rPr>
            </w:rPrChange>
          </w:rPr>
          <w:t xml:space="preserve"> </w:t>
        </w:r>
      </w:ins>
      <w:ins w:id="30" w:author="Anthonius Kanaris E" w:date="2025-12-11T08:51:00Z" w16du:dateUtc="2025-12-11T01:51:00Z">
        <w:r w:rsidRPr="00111E8B">
          <w:rPr>
            <w:b/>
            <w:bCs/>
            <w:lang w:val="en-US"/>
            <w:rPrChange w:id="31" w:author="Anthonius Kanaris E" w:date="2025-12-11T08:52:00Z" w16du:dateUtc="2025-12-11T01:52:00Z">
              <w:rPr>
                <w:lang w:val="en-US"/>
              </w:rPr>
            </w:rPrChange>
          </w:rPr>
          <w:t>(POJK)</w:t>
        </w:r>
      </w:ins>
      <w:ins w:id="32" w:author="Anthonius Kanaris E" w:date="2025-12-11T08:52:00Z" w16du:dateUtc="2025-12-11T01:52:00Z">
        <w:r w:rsidRPr="00111E8B">
          <w:rPr>
            <w:b/>
            <w:bCs/>
            <w:lang w:val="en-US"/>
            <w:rPrChange w:id="33" w:author="Anthonius Kanaris E" w:date="2025-12-11T08:52:00Z" w16du:dateUtc="2025-12-11T01:52:00Z">
              <w:rPr>
                <w:lang w:val="en-US"/>
              </w:rPr>
            </w:rPrChange>
          </w:rPr>
          <w:t xml:space="preserve"> </w:t>
        </w:r>
      </w:ins>
      <w:ins w:id="34" w:author="Anthonius Kanaris E" w:date="2025-12-11T08:51:00Z" w16du:dateUtc="2025-12-11T01:51:00Z">
        <w:r w:rsidRPr="00111E8B">
          <w:rPr>
            <w:b/>
            <w:bCs/>
            <w:lang w:val="en-US"/>
            <w:rPrChange w:id="35" w:author="Anthonius Kanaris E" w:date="2025-12-11T08:52:00Z" w16du:dateUtc="2025-12-11T01:52:00Z">
              <w:rPr>
                <w:lang w:val="en-US"/>
              </w:rPr>
            </w:rPrChange>
          </w:rPr>
          <w:t>Nomor</w:t>
        </w:r>
      </w:ins>
      <w:ins w:id="36" w:author="Anthonius Kanaris E" w:date="2025-12-11T08:51:00Z">
        <w:r w:rsidR="00AB2149" w:rsidRPr="00111E8B">
          <w:rPr>
            <w:b/>
            <w:bCs/>
            <w:lang w:val="en-US"/>
            <w:rPrChange w:id="37" w:author="Anthonius Kanaris E" w:date="2025-12-11T08:52:00Z" w16du:dateUtc="2025-12-11T01:52:00Z">
              <w:rPr>
                <w:lang w:val="en-US"/>
              </w:rPr>
            </w:rPrChange>
          </w:rPr>
          <w:t xml:space="preserve"> 28 T</w:t>
        </w:r>
      </w:ins>
      <w:ins w:id="38" w:author="Anthonius Kanaris E" w:date="2025-12-11T08:51:00Z" w16du:dateUtc="2025-12-11T01:51:00Z">
        <w:r w:rsidRPr="00111E8B">
          <w:rPr>
            <w:b/>
            <w:bCs/>
            <w:lang w:val="en-US"/>
            <w:rPrChange w:id="39" w:author="Anthonius Kanaris E" w:date="2025-12-11T08:52:00Z" w16du:dateUtc="2025-12-11T01:52:00Z">
              <w:rPr>
                <w:lang w:val="en-US"/>
              </w:rPr>
            </w:rPrChange>
          </w:rPr>
          <w:t>ahun</w:t>
        </w:r>
      </w:ins>
      <w:ins w:id="40" w:author="Anthonius Kanaris E" w:date="2025-12-11T08:51:00Z">
        <w:r w:rsidR="00AB2149" w:rsidRPr="00111E8B">
          <w:rPr>
            <w:b/>
            <w:bCs/>
            <w:lang w:val="en-US"/>
            <w:rPrChange w:id="41" w:author="Anthonius Kanaris E" w:date="2025-12-11T08:52:00Z" w16du:dateUtc="2025-12-11T01:52:00Z">
              <w:rPr>
                <w:lang w:val="en-US"/>
              </w:rPr>
            </w:rPrChange>
          </w:rPr>
          <w:t xml:space="preserve"> 2025</w:t>
        </w:r>
        <w:r w:rsidR="00AB2149" w:rsidRPr="00111E8B">
          <w:rPr>
            <w:lang w:val="en-US"/>
          </w:rPr>
          <w:t xml:space="preserve"> </w:t>
        </w:r>
      </w:ins>
      <w:ins w:id="42" w:author="Anthonius Kanaris E" w:date="2025-12-11T08:52:00Z" w16du:dateUtc="2025-12-11T01:52:00Z">
        <w:r w:rsidRPr="00111E8B">
          <w:rPr>
            <w:lang w:val="en-US"/>
          </w:rPr>
          <w:t>tentang</w:t>
        </w:r>
        <w:r>
          <w:rPr>
            <w:lang w:val="en-US"/>
          </w:rPr>
          <w:t xml:space="preserve"> </w:t>
        </w:r>
      </w:ins>
      <w:ins w:id="43" w:author="Anthonius Kanaris E" w:date="2025-12-11T08:51:00Z">
        <w:r w:rsidRPr="00111E8B">
          <w:rPr>
            <w:lang w:val="en-US"/>
          </w:rPr>
          <w:t>Penerapan Manajemen Risiko Bagi Perusahaan Perasuransian, Lembaga Penjamin, Dan Dana Pensiun</w:t>
        </w:r>
      </w:ins>
    </w:p>
    <w:p w14:paraId="4724708A" w14:textId="375C2F8D" w:rsidR="001D71B8" w:rsidRDefault="001D71B8" w:rsidP="0012306E">
      <w:pPr>
        <w:pStyle w:val="Point-Normal"/>
      </w:pPr>
      <w:r w:rsidRPr="001D71B8">
        <w:rPr>
          <w:b/>
          <w:bCs/>
        </w:rPr>
        <w:t xml:space="preserve">Peraturan Otoritas Jasa Keuangan (POJK) </w:t>
      </w:r>
      <w:r w:rsidR="00D45B11">
        <w:rPr>
          <w:b/>
          <w:bCs/>
        </w:rPr>
        <w:t xml:space="preserve">Nomor 4/POJK.05/2021 </w:t>
      </w:r>
      <w:r w:rsidRPr="001D71B8">
        <w:rPr>
          <w:b/>
          <w:bCs/>
        </w:rPr>
        <w:t>dan Surat Edaran Otoritas Jasa Keuangan (SEOJK)</w:t>
      </w:r>
      <w:r w:rsidRPr="001D71B8">
        <w:t xml:space="preserve"> </w:t>
      </w:r>
      <w:r w:rsidR="00D45B11">
        <w:rPr>
          <w:b/>
          <w:bCs/>
        </w:rPr>
        <w:t xml:space="preserve">Nomor 22/SEOJK.05/2021 </w:t>
      </w:r>
      <w:r w:rsidRPr="001D71B8">
        <w:t>yang berlaku terkait Manajemen Risiko Teknologi Informasi pada Lembaga Jasa Keuangan Non-Bank.</w:t>
      </w:r>
    </w:p>
    <w:p w14:paraId="21385EE5" w14:textId="2A450D7C" w:rsidR="001D71B8" w:rsidRDefault="001D71B8" w:rsidP="0012306E">
      <w:pPr>
        <w:pStyle w:val="Point-Normal"/>
      </w:pPr>
      <w:r w:rsidRPr="001D71B8">
        <w:rPr>
          <w:b/>
          <w:bCs/>
        </w:rPr>
        <w:t>Kebijakan Umum Keamanan Informasi</w:t>
      </w:r>
      <w:r w:rsidRPr="001D71B8">
        <w:t xml:space="preserve"> PT Equity Life Indonesia.</w:t>
      </w:r>
      <w:r>
        <w:t xml:space="preserve"> </w:t>
      </w:r>
    </w:p>
    <w:p w14:paraId="2323AF28" w14:textId="77777777" w:rsidR="00A42348" w:rsidRDefault="00A42348" w:rsidP="00676520">
      <w:pPr>
        <w:ind w:left="0"/>
      </w:pPr>
    </w:p>
    <w:p w14:paraId="4541D5ED" w14:textId="7B122333" w:rsidR="002818CF" w:rsidRDefault="002818CF" w:rsidP="002818CF">
      <w:pPr>
        <w:pStyle w:val="Heading1"/>
      </w:pPr>
      <w:bookmarkStart w:id="44" w:name="_Toc215633016"/>
      <w:r>
        <w:t>Definisi</w:t>
      </w:r>
      <w:bookmarkEnd w:id="44"/>
    </w:p>
    <w:p w14:paraId="2FEFCD8A" w14:textId="3E70F98D" w:rsidR="002818CF" w:rsidRDefault="002818CF" w:rsidP="002818CF">
      <w:pPr>
        <w:rPr>
          <w:rFonts w:ascii="Times New Roman" w:hAnsi="Times New Roman"/>
        </w:rPr>
      </w:pPr>
      <w:r>
        <w:rPr>
          <w:b/>
          <w:bCs/>
        </w:rPr>
        <w:t>Data</w:t>
      </w:r>
      <w:r>
        <w:t xml:space="preserve"> Sekumpulan informasi, fakta, atau angka, baik dalam bentuk fisik maupun digital, yang dikelola oleh Perusahaan, termasuk namun tidak terbatas pada data nasabah, data karyawan, data keuangan, dan data operasional.</w:t>
      </w:r>
    </w:p>
    <w:p w14:paraId="1DACE7B9" w14:textId="10C7A43C" w:rsidR="002818CF" w:rsidRDefault="002818CF" w:rsidP="002818CF">
      <w:r>
        <w:rPr>
          <w:b/>
          <w:bCs/>
        </w:rPr>
        <w:t>Data Pribadi</w:t>
      </w:r>
      <w:r>
        <w:t xml:space="preserve"> Data tentang orang perseorangan yang teridentifikasi atau dapat diidentifikasi secara tersendiri atau dikombinasikan dengan informasi lainnya baik secara langsung maupun tidak langsung melalui sistem elektronik atau nonelektronik.</w:t>
      </w:r>
    </w:p>
    <w:p w14:paraId="0D426DB7" w14:textId="13972FCD" w:rsidR="002818CF" w:rsidRDefault="002818CF" w:rsidP="002818CF">
      <w:r>
        <w:rPr>
          <w:b/>
          <w:bCs/>
        </w:rPr>
        <w:t>Subjek Data Pribadi (</w:t>
      </w:r>
      <w:r>
        <w:rPr>
          <w:b/>
          <w:bCs/>
          <w:i/>
          <w:iCs/>
        </w:rPr>
        <w:t>Data Subject</w:t>
      </w:r>
      <w:r>
        <w:rPr>
          <w:b/>
          <w:bCs/>
        </w:rPr>
        <w:t>)</w:t>
      </w:r>
      <w:r>
        <w:t xml:space="preserve"> Orang perseorangan yang pada dirinya melekat Data Pribadi, yang dalam konteks Perusahaan meliputi Nasabah, Calon Nasabah, Karyawan, Agen, dan mitra perorangan lainnya.</w:t>
      </w:r>
    </w:p>
    <w:p w14:paraId="4877C039" w14:textId="09BC1812" w:rsidR="002818CF" w:rsidRDefault="002818CF" w:rsidP="002818CF">
      <w:r>
        <w:rPr>
          <w:b/>
          <w:bCs/>
        </w:rPr>
        <w:t>Tata Kelola Data (</w:t>
      </w:r>
      <w:r>
        <w:rPr>
          <w:b/>
          <w:bCs/>
          <w:i/>
          <w:iCs/>
        </w:rPr>
        <w:t>Data Governance</w:t>
      </w:r>
      <w:r>
        <w:rPr>
          <w:b/>
          <w:bCs/>
        </w:rPr>
        <w:t>)</w:t>
      </w:r>
      <w:r>
        <w:t xml:space="preserve"> Kerangka kerja yang mencakup orang, proses, dan teknologi yang diperlukan untuk mengelola dan melindungi aset data perusahaan guna menjamin ketersediaan, kegunaan, integritas, dan keamanan data.</w:t>
      </w:r>
    </w:p>
    <w:p w14:paraId="35163422" w14:textId="48B759A2" w:rsidR="002818CF" w:rsidRDefault="002818CF" w:rsidP="002818CF">
      <w:r>
        <w:rPr>
          <w:b/>
          <w:bCs/>
        </w:rPr>
        <w:t>Pemilik Data (</w:t>
      </w:r>
      <w:r>
        <w:rPr>
          <w:b/>
          <w:bCs/>
          <w:i/>
          <w:iCs/>
        </w:rPr>
        <w:t>Data Owner</w:t>
      </w:r>
      <w:r>
        <w:rPr>
          <w:b/>
          <w:bCs/>
        </w:rPr>
        <w:t>)</w:t>
      </w:r>
      <w:r>
        <w:t xml:space="preserve"> Pejabat struktural dari unit bisnis yang memiliki akuntabilitas dan wewenang pengambilan keputusan atas domain data tertentu, termasuk menentukan klasifikasi kerahasiaan dan menyetujui hak akses.</w:t>
      </w:r>
    </w:p>
    <w:p w14:paraId="2FDAC5A2" w14:textId="2FFC0C20" w:rsidR="002818CF" w:rsidRDefault="002818CF" w:rsidP="002818CF">
      <w:r>
        <w:rPr>
          <w:b/>
          <w:bCs/>
        </w:rPr>
        <w:t>Pengurus Data (</w:t>
      </w:r>
      <w:r>
        <w:rPr>
          <w:b/>
          <w:bCs/>
          <w:i/>
          <w:iCs/>
        </w:rPr>
        <w:t>Data Steward</w:t>
      </w:r>
      <w:r>
        <w:rPr>
          <w:b/>
          <w:bCs/>
        </w:rPr>
        <w:t>)</w:t>
      </w:r>
      <w:r>
        <w:t xml:space="preserve"> Personil operasional yang ditunjuk oleh Pemilik Data untuk bertanggung jawab atas kualitas data harian, definisi metadata, dan kepatuhan penggunaan data di unit kerjanya.</w:t>
      </w:r>
    </w:p>
    <w:p w14:paraId="76DCA40D" w14:textId="7DF8B414" w:rsidR="002818CF" w:rsidRDefault="002818CF" w:rsidP="002818CF">
      <w:r>
        <w:rPr>
          <w:b/>
          <w:bCs/>
        </w:rPr>
        <w:t>Penjaga Data (</w:t>
      </w:r>
      <w:r>
        <w:rPr>
          <w:b/>
          <w:bCs/>
          <w:i/>
          <w:iCs/>
        </w:rPr>
        <w:t>Data Custodian</w:t>
      </w:r>
      <w:r>
        <w:rPr>
          <w:b/>
          <w:bCs/>
        </w:rPr>
        <w:t>)</w:t>
      </w:r>
      <w:r>
        <w:t xml:space="preserve"> Fungsi teknis (biasanya Divisi TI) yang bertanggung jawab atas infrastruktur penyimpanan, keamanan teknis, pencadangan (</w:t>
      </w:r>
      <w:r>
        <w:rPr>
          <w:i/>
          <w:iCs/>
        </w:rPr>
        <w:t>backup</w:t>
      </w:r>
      <w:r>
        <w:t>), dan pemulihan data sesuai arahan Pemilik Data.</w:t>
      </w:r>
    </w:p>
    <w:p w14:paraId="098E7C83" w14:textId="35DA95D9" w:rsidR="002818CF" w:rsidRDefault="002818CF" w:rsidP="002818CF">
      <w:r w:rsidRPr="002818CF">
        <w:rPr>
          <w:b/>
          <w:bCs/>
        </w:rPr>
        <w:t>Satuan Kerja Pelindungan Data Pribadi (</w:t>
      </w:r>
      <w:r w:rsidRPr="002818CF">
        <w:rPr>
          <w:b/>
          <w:bCs/>
          <w:i/>
          <w:iCs/>
        </w:rPr>
        <w:t>Personal Data Protection Unit</w:t>
      </w:r>
      <w:r w:rsidRPr="002818CF">
        <w:rPr>
          <w:b/>
          <w:bCs/>
        </w:rPr>
        <w:t>)</w:t>
      </w:r>
      <w:r>
        <w:t xml:space="preserve"> Fungsi independen yang dijalankan secara kolektif untuk memastikan kepatuhan Perusahaan terhadap Undang-Undang Pelindungan Data Pribadi, bertindak sebagai Pejabat Pelindungan Data Pribadi (DPO).</w:t>
      </w:r>
    </w:p>
    <w:p w14:paraId="3A4B75BF" w14:textId="1FCE1DD3" w:rsidR="002818CF" w:rsidRDefault="002818CF" w:rsidP="002818CF">
      <w:r>
        <w:rPr>
          <w:b/>
          <w:bCs/>
        </w:rPr>
        <w:t>Rekam Aktivitas Pemrosesan (</w:t>
      </w:r>
      <w:r>
        <w:rPr>
          <w:b/>
          <w:bCs/>
          <w:i/>
          <w:iCs/>
        </w:rPr>
        <w:t>Record of Processing Activities</w:t>
      </w:r>
      <w:r>
        <w:rPr>
          <w:b/>
          <w:bCs/>
        </w:rPr>
        <w:t>/ROPA)</w:t>
      </w:r>
      <w:r>
        <w:t xml:space="preserve"> Dokumen resmi yang mencatat seluruh kegiatan pemrosesan data pribadi yang dilakukan oleh Perusahaan, mencakup tujuan pemrosesan, kategori data, pihak penerima, dan jangka waktu penyimpanan.</w:t>
      </w:r>
    </w:p>
    <w:p w14:paraId="7BF0F726" w14:textId="6D5A14E0" w:rsidR="002818CF" w:rsidRDefault="002818CF" w:rsidP="002818CF">
      <w:r>
        <w:rPr>
          <w:b/>
          <w:bCs/>
          <w:i/>
          <w:iCs/>
        </w:rPr>
        <w:t>Single Source of Truth</w:t>
      </w:r>
      <w:r>
        <w:rPr>
          <w:b/>
          <w:bCs/>
        </w:rPr>
        <w:t xml:space="preserve"> (SSOT)</w:t>
      </w:r>
      <w:r>
        <w:t xml:space="preserve"> Prinsip pengelolaan data di mana setiap elemen data memiliki satu sumber penyimpanan resmi yang dianggap sebagai referensi kebenaran mutlak untuk digunakan oleh seluruh sistem di perusahaan.</w:t>
      </w:r>
    </w:p>
    <w:p w14:paraId="66467A0B" w14:textId="73F7086C" w:rsidR="002818CF" w:rsidRDefault="002818CF" w:rsidP="002818CF">
      <w:r>
        <w:rPr>
          <w:b/>
          <w:bCs/>
          <w:i/>
          <w:iCs/>
        </w:rPr>
        <w:t>End-User Computing</w:t>
      </w:r>
      <w:r>
        <w:rPr>
          <w:b/>
          <w:bCs/>
        </w:rPr>
        <w:t xml:space="preserve"> (EUC)</w:t>
      </w:r>
      <w:r>
        <w:t xml:space="preserve"> Sistem, aplikasi, atau </w:t>
      </w:r>
      <w:r>
        <w:rPr>
          <w:i/>
          <w:iCs/>
        </w:rPr>
        <w:t>file</w:t>
      </w:r>
      <w:r>
        <w:t xml:space="preserve"> (seperti </w:t>
      </w:r>
      <w:r>
        <w:rPr>
          <w:i/>
          <w:iCs/>
        </w:rPr>
        <w:t>spreadsheet</w:t>
      </w:r>
      <w:r>
        <w:t>/Excel) yang dikembangkan atau dikelola secara mandiri oleh pengguna akhir (</w:t>
      </w:r>
      <w:r>
        <w:rPr>
          <w:i/>
          <w:iCs/>
        </w:rPr>
        <w:t>end-user</w:t>
      </w:r>
      <w:r>
        <w:t>) untuk mendukung operasional bisnis atau pelaporan, di luar kendali pengembangan aplikasi TI standar.</w:t>
      </w:r>
    </w:p>
    <w:p w14:paraId="38C4E0F9" w14:textId="529FF143" w:rsidR="002818CF" w:rsidRDefault="002818CF" w:rsidP="002818CF">
      <w:r>
        <w:rPr>
          <w:b/>
          <w:bCs/>
        </w:rPr>
        <w:t>Kecerdasan Buatan Generatif (</w:t>
      </w:r>
      <w:r>
        <w:rPr>
          <w:b/>
          <w:bCs/>
          <w:i/>
          <w:iCs/>
        </w:rPr>
        <w:t>Generative AI</w:t>
      </w:r>
      <w:r>
        <w:rPr>
          <w:b/>
          <w:bCs/>
        </w:rPr>
        <w:t>)</w:t>
      </w:r>
      <w:r>
        <w:t xml:space="preserve"> Cabang teknologi kecerdasan buatan yang mampu menciptakan konten baru (teks, gambar, kode) berdasarkan pola data yang dipelajari, seperti ChatGPT atau teknologi serupa.</w:t>
      </w:r>
    </w:p>
    <w:p w14:paraId="73F7764A" w14:textId="0E6B4F78" w:rsidR="002818CF" w:rsidRDefault="002818CF" w:rsidP="002818CF">
      <w:r>
        <w:rPr>
          <w:b/>
          <w:bCs/>
        </w:rPr>
        <w:t>Siklus Hidup Data (</w:t>
      </w:r>
      <w:r>
        <w:rPr>
          <w:b/>
          <w:bCs/>
          <w:i/>
          <w:iCs/>
        </w:rPr>
        <w:t>Data Lifecycle</w:t>
      </w:r>
      <w:r>
        <w:rPr>
          <w:b/>
          <w:bCs/>
        </w:rPr>
        <w:t>)</w:t>
      </w:r>
      <w:r>
        <w:t xml:space="preserve"> Tahapan perjalanan data mulai dari penciptaan/akuisisi, penyimpanan, penggunaan, pembagian, pengarsipan, hingga pemusnahan data.</w:t>
      </w:r>
    </w:p>
    <w:p w14:paraId="7781D9CF" w14:textId="75863678" w:rsidR="002818CF" w:rsidRDefault="002818CF" w:rsidP="002818CF">
      <w:r>
        <w:rPr>
          <w:b/>
          <w:bCs/>
        </w:rPr>
        <w:t>Kualitas Data (</w:t>
      </w:r>
      <w:r>
        <w:rPr>
          <w:b/>
          <w:bCs/>
          <w:i/>
          <w:iCs/>
        </w:rPr>
        <w:t>Data Quality</w:t>
      </w:r>
      <w:r>
        <w:rPr>
          <w:b/>
          <w:bCs/>
        </w:rPr>
        <w:t>)</w:t>
      </w:r>
      <w:r>
        <w:t xml:space="preserve"> Ukuran tingkat kepercayaan terhadap data yang dinilai berdasarkan dimensi akurasi, kelengkapan, konsistensi, ketepatan waktu, keunikan, dan validitas.</w:t>
      </w:r>
    </w:p>
    <w:p w14:paraId="4B8DCDD0" w14:textId="335D5001" w:rsidR="002818CF" w:rsidRDefault="002818CF" w:rsidP="002818CF">
      <w:r>
        <w:rPr>
          <w:b/>
          <w:bCs/>
        </w:rPr>
        <w:t>Kegagalan Pelindungan Data Pribadi (</w:t>
      </w:r>
      <w:r>
        <w:rPr>
          <w:b/>
          <w:bCs/>
          <w:i/>
          <w:iCs/>
        </w:rPr>
        <w:t>Data Breach</w:t>
      </w:r>
      <w:r>
        <w:rPr>
          <w:b/>
          <w:bCs/>
        </w:rPr>
        <w:t>)</w:t>
      </w:r>
      <w:r>
        <w:t xml:space="preserve"> Setiap kejadian keamanan yang mengakibatkan kehancuran, kehilangan, perubahan, pengungkapan tanpa hak, atau akses tanpa hak terhadap Data Pribadi yang dikirim, disimpan, atau diproses.</w:t>
      </w:r>
    </w:p>
    <w:p w14:paraId="1A1D88E5" w14:textId="7C83C9D7" w:rsidR="002818CF" w:rsidRDefault="002818CF" w:rsidP="002818CF">
      <w:r>
        <w:rPr>
          <w:b/>
          <w:bCs/>
        </w:rPr>
        <w:t>Persetujuan (</w:t>
      </w:r>
      <w:r>
        <w:rPr>
          <w:b/>
          <w:bCs/>
          <w:i/>
          <w:iCs/>
        </w:rPr>
        <w:t>Consent</w:t>
      </w:r>
      <w:r>
        <w:rPr>
          <w:b/>
          <w:bCs/>
        </w:rPr>
        <w:t>)</w:t>
      </w:r>
      <w:r>
        <w:t xml:space="preserve"> Pernyataan tertulis atau terekam secara eksplisit dari Subjek Data untuk menyetujui pemrosesan Data Pribadinya untuk satu atau beberapa tujuan tertentu yang telah dijelaskan oleh Perusahaan.</w:t>
      </w:r>
    </w:p>
    <w:p w14:paraId="7A1974FB" w14:textId="07054138" w:rsidR="002818CF" w:rsidRDefault="002818CF" w:rsidP="002818CF">
      <w:r>
        <w:rPr>
          <w:b/>
          <w:bCs/>
          <w:i/>
          <w:iCs/>
        </w:rPr>
        <w:t>Data Lineage</w:t>
      </w:r>
      <w:r>
        <w:t xml:space="preserve"> Pemetaan visual atau deskriptif yang menjelaskan asal-usul data, ke mana data bergerak, dan bagaimana data tersebut bertransformasi di sepanjang proses bisnis.</w:t>
      </w:r>
    </w:p>
    <w:p w14:paraId="51D05A49" w14:textId="77777777" w:rsidR="002818CF" w:rsidRPr="002818CF" w:rsidRDefault="002818CF" w:rsidP="002818CF"/>
    <w:p w14:paraId="094257E7" w14:textId="77777777" w:rsidR="00E34D60" w:rsidRDefault="00E34D60">
      <w:pPr>
        <w:spacing w:line="240" w:lineRule="auto"/>
        <w:ind w:left="0"/>
        <w:jc w:val="left"/>
        <w:rPr>
          <w:rFonts w:eastAsiaTheme="majorEastAsia" w:cstheme="majorBidi"/>
          <w:b/>
          <w:bCs/>
        </w:rPr>
      </w:pPr>
      <w:bookmarkStart w:id="45" w:name="_Toc215557222"/>
      <w:r>
        <w:br w:type="page"/>
      </w:r>
    </w:p>
    <w:p w14:paraId="428DB6D7" w14:textId="28DEDFF4" w:rsidR="00E34D60" w:rsidRDefault="00E34D60" w:rsidP="002818CF">
      <w:pPr>
        <w:pStyle w:val="Heading1"/>
      </w:pPr>
      <w:bookmarkStart w:id="46" w:name="_Toc215633017"/>
      <w:r>
        <w:t>Klasifikasi Data</w:t>
      </w:r>
      <w:bookmarkEnd w:id="46"/>
    </w:p>
    <w:tbl>
      <w:tblPr>
        <w:tblStyle w:val="TableGrid"/>
        <w:tblW w:w="8646" w:type="dxa"/>
        <w:tblInd w:w="421" w:type="dxa"/>
        <w:tblLook w:val="04A0" w:firstRow="1" w:lastRow="0" w:firstColumn="1" w:lastColumn="0" w:noHBand="0" w:noVBand="1"/>
      </w:tblPr>
      <w:tblGrid>
        <w:gridCol w:w="1481"/>
        <w:gridCol w:w="1479"/>
        <w:gridCol w:w="5686"/>
      </w:tblGrid>
      <w:tr w:rsidR="00E34D60" w14:paraId="6D93C1EF" w14:textId="77777777" w:rsidTr="00E34D60">
        <w:tc>
          <w:tcPr>
            <w:tcW w:w="1117" w:type="dxa"/>
            <w:shd w:val="clear" w:color="auto" w:fill="BFBFBF" w:themeFill="background1" w:themeFillShade="BF"/>
          </w:tcPr>
          <w:p w14:paraId="6093538C" w14:textId="77777777" w:rsidR="00E34D60" w:rsidRPr="00F17C7D" w:rsidRDefault="00E34D60" w:rsidP="00164FE1">
            <w:pPr>
              <w:pStyle w:val="TableHeader"/>
            </w:pPr>
            <w:commentRangeStart w:id="47"/>
            <w:r w:rsidRPr="00F17C7D">
              <w:t>Kategori</w:t>
            </w:r>
            <w:commentRangeEnd w:id="47"/>
            <w:r w:rsidR="009D6AB3">
              <w:rPr>
                <w:rStyle w:val="CommentReference"/>
                <w:rFonts w:ascii="Montserrat" w:hAnsi="Montserrat"/>
                <w:b w:val="0"/>
                <w:noProof w:val="0"/>
                <w:lang w:val="en-ID"/>
              </w:rPr>
              <w:commentReference w:id="47"/>
            </w:r>
          </w:p>
        </w:tc>
        <w:tc>
          <w:tcPr>
            <w:tcW w:w="1499" w:type="dxa"/>
            <w:shd w:val="clear" w:color="auto" w:fill="BFBFBF" w:themeFill="background1" w:themeFillShade="BF"/>
          </w:tcPr>
          <w:p w14:paraId="0EF90392" w14:textId="77777777" w:rsidR="00E34D60" w:rsidRPr="00F17C7D" w:rsidRDefault="00E34D60" w:rsidP="00164FE1">
            <w:pPr>
              <w:pStyle w:val="TableHeader"/>
            </w:pPr>
            <w:r w:rsidRPr="00716E8F">
              <w:t>Klasifikasi</w:t>
            </w:r>
            <w:r w:rsidRPr="00F17C7D">
              <w:t xml:space="preserve"> </w:t>
            </w:r>
            <w:r w:rsidRPr="00F17C7D">
              <w:br/>
              <w:t>Data</w:t>
            </w:r>
          </w:p>
        </w:tc>
        <w:tc>
          <w:tcPr>
            <w:tcW w:w="6030" w:type="dxa"/>
            <w:shd w:val="clear" w:color="auto" w:fill="BFBFBF" w:themeFill="background1" w:themeFillShade="BF"/>
          </w:tcPr>
          <w:p w14:paraId="020AA620" w14:textId="77777777" w:rsidR="00E34D60" w:rsidRPr="00F17C7D" w:rsidRDefault="00E34D60" w:rsidP="00164FE1">
            <w:pPr>
              <w:pStyle w:val="TableHeader"/>
            </w:pPr>
            <w:commentRangeStart w:id="48"/>
            <w:r w:rsidRPr="00F17C7D">
              <w:t>Penjelasan</w:t>
            </w:r>
            <w:commentRangeEnd w:id="48"/>
            <w:r w:rsidR="009D6AB3">
              <w:rPr>
                <w:rStyle w:val="CommentReference"/>
                <w:rFonts w:ascii="Montserrat" w:hAnsi="Montserrat"/>
                <w:b w:val="0"/>
                <w:noProof w:val="0"/>
                <w:lang w:val="en-ID"/>
              </w:rPr>
              <w:commentReference w:id="48"/>
            </w:r>
          </w:p>
        </w:tc>
      </w:tr>
      <w:tr w:rsidR="00E34D60" w14:paraId="7CF367C8" w14:textId="77777777" w:rsidTr="00E34D60">
        <w:tc>
          <w:tcPr>
            <w:tcW w:w="1117" w:type="dxa"/>
            <w:vMerge w:val="restart"/>
            <w:shd w:val="clear" w:color="auto" w:fill="FF0000"/>
          </w:tcPr>
          <w:p w14:paraId="5883E363" w14:textId="77777777" w:rsidR="00E34D60" w:rsidRPr="00716E8F" w:rsidRDefault="00E34D60" w:rsidP="00164FE1">
            <w:pPr>
              <w:pStyle w:val="TablePengesahan-Info-BOLD"/>
            </w:pPr>
            <w:r w:rsidRPr="00716E8F">
              <w:t>Merah</w:t>
            </w:r>
          </w:p>
        </w:tc>
        <w:tc>
          <w:tcPr>
            <w:tcW w:w="1499" w:type="dxa"/>
          </w:tcPr>
          <w:p w14:paraId="56B73D95" w14:textId="77777777" w:rsidR="00E34D60" w:rsidRDefault="00E34D60" w:rsidP="00164FE1">
            <w:pPr>
              <w:pStyle w:val="TablePengesahan-Info-BOLD"/>
            </w:pPr>
            <w:r>
              <w:t>Informasi Pribadi yang Sensitif</w:t>
            </w:r>
          </w:p>
        </w:tc>
        <w:tc>
          <w:tcPr>
            <w:tcW w:w="6030" w:type="dxa"/>
          </w:tcPr>
          <w:p w14:paraId="4EC25731" w14:textId="77777777" w:rsidR="00E34D60" w:rsidRDefault="00E34D60" w:rsidP="00164FE1">
            <w:pPr>
              <w:pStyle w:val="ContentTable-Left"/>
            </w:pPr>
            <w:r>
              <w:t>Informasi yang sangat sensitif terkait data pelanggan, calon pelanggan, pemohon klaim, mitra bisnis, karyawan, mantan karyawan, tanggungan dan penerima manfaat.</w:t>
            </w:r>
          </w:p>
          <w:p w14:paraId="1097D961" w14:textId="77777777" w:rsidR="00E34D60" w:rsidRDefault="00E34D60" w:rsidP="00164FE1">
            <w:pPr>
              <w:pStyle w:val="ContentTable-Left"/>
            </w:pPr>
            <w:r>
              <w:t>Contoh:</w:t>
            </w:r>
          </w:p>
          <w:p w14:paraId="2C7B2B44" w14:textId="77777777" w:rsidR="00E34D60" w:rsidRDefault="00E34D60" w:rsidP="00164FE1">
            <w:pPr>
              <w:pStyle w:val="PointContentTableLeft"/>
            </w:pPr>
            <w:r>
              <w:t>Identifikasi yang dikeluarkan oleh pemerintah.</w:t>
            </w:r>
          </w:p>
          <w:p w14:paraId="0C379F0E" w14:textId="77777777" w:rsidR="00E34D60" w:rsidRDefault="00E34D60" w:rsidP="00164FE1">
            <w:pPr>
              <w:pStyle w:val="PointContentTableLeft"/>
            </w:pPr>
            <w:r>
              <w:t>Informasi medis atau informasi asuransi kesehatan.</w:t>
            </w:r>
          </w:p>
          <w:p w14:paraId="4CDD9D46" w14:textId="77777777" w:rsidR="00E34D60" w:rsidRDefault="00E34D60" w:rsidP="00164FE1">
            <w:pPr>
              <w:pStyle w:val="PointContentTableLeft"/>
            </w:pPr>
            <w:r>
              <w:t>Nomor rekening keuangan, misalkan kartu kredit, kartu debit, nomor bank</w:t>
            </w:r>
          </w:p>
          <w:p w14:paraId="6CE76151" w14:textId="77777777" w:rsidR="00E34D60" w:rsidRDefault="00E34D60" w:rsidP="00164FE1">
            <w:pPr>
              <w:pStyle w:val="PointContentTableLeft"/>
            </w:pPr>
            <w:r>
              <w:t>Tanggal Lahir</w:t>
            </w:r>
          </w:p>
          <w:p w14:paraId="038D46EF" w14:textId="77777777" w:rsidR="00E34D60" w:rsidRDefault="00E34D60" w:rsidP="00164FE1">
            <w:pPr>
              <w:pStyle w:val="PointContentTableLeft"/>
            </w:pPr>
            <w:r>
              <w:t>Nama Gadis Ibu Kandung</w:t>
            </w:r>
          </w:p>
          <w:p w14:paraId="5DE6DE84" w14:textId="6AB0D7C4" w:rsidR="00E34D60" w:rsidRDefault="005E5112" w:rsidP="00164FE1">
            <w:pPr>
              <w:pStyle w:val="PointContentTableLeft"/>
            </w:pPr>
            <w:r w:rsidRPr="005E5112">
              <w:rPr>
                <w:lang w:val="en-ID"/>
              </w:rPr>
              <w:t>Kumpulan data pribadi dalam jumlah masif (</w:t>
            </w:r>
            <w:r w:rsidRPr="005E5112">
              <w:rPr>
                <w:b/>
                <w:bCs/>
                <w:lang w:val="en-ID"/>
              </w:rPr>
              <w:t>Bulk Data</w:t>
            </w:r>
            <w:r w:rsidRPr="005E5112">
              <w:rPr>
                <w:lang w:val="en-ID"/>
              </w:rPr>
              <w:t xml:space="preserve">) yang tidak wajar untuk operasional harian (misal: </w:t>
            </w:r>
            <w:r w:rsidRPr="005E5112">
              <w:rPr>
                <w:b/>
                <w:bCs/>
                <w:lang w:val="en-ID"/>
              </w:rPr>
              <w:t>&gt; 1.000 record</w:t>
            </w:r>
            <w:r w:rsidRPr="005E5112">
              <w:rPr>
                <w:lang w:val="en-ID"/>
              </w:rPr>
              <w:t xml:space="preserve"> atau </w:t>
            </w:r>
            <w:r w:rsidRPr="00754764">
              <w:rPr>
                <w:i/>
                <w:iCs/>
                <w:lang w:val="en-ID"/>
              </w:rPr>
              <w:t>dump</w:t>
            </w:r>
            <w:r w:rsidRPr="005E5112">
              <w:rPr>
                <w:lang w:val="en-ID"/>
              </w:rPr>
              <w:t xml:space="preserve"> database keseluruhan).</w:t>
            </w:r>
          </w:p>
        </w:tc>
      </w:tr>
      <w:tr w:rsidR="00E34D60" w14:paraId="421BC9AB" w14:textId="77777777" w:rsidTr="00E34D60">
        <w:tc>
          <w:tcPr>
            <w:tcW w:w="1117" w:type="dxa"/>
            <w:vMerge/>
            <w:shd w:val="clear" w:color="auto" w:fill="FF0000"/>
          </w:tcPr>
          <w:p w14:paraId="20E17133" w14:textId="77777777" w:rsidR="00E34D60" w:rsidRDefault="00E34D60" w:rsidP="00164FE1">
            <w:pPr>
              <w:pStyle w:val="Header-TableHeader"/>
            </w:pPr>
          </w:p>
        </w:tc>
        <w:tc>
          <w:tcPr>
            <w:tcW w:w="1499" w:type="dxa"/>
          </w:tcPr>
          <w:p w14:paraId="03C069A7" w14:textId="77777777" w:rsidR="00E34D60" w:rsidRDefault="00E34D60" w:rsidP="00164FE1">
            <w:pPr>
              <w:pStyle w:val="TablePengesahan-Info-BOLD"/>
            </w:pPr>
            <w:r>
              <w:t>Informasi Bisnis yang Sensitif</w:t>
            </w:r>
          </w:p>
        </w:tc>
        <w:tc>
          <w:tcPr>
            <w:tcW w:w="6030" w:type="dxa"/>
          </w:tcPr>
          <w:p w14:paraId="07A1E105" w14:textId="77777777" w:rsidR="00E34D60" w:rsidRDefault="00E34D60" w:rsidP="00164FE1">
            <w:pPr>
              <w:pStyle w:val="ContentTable-Left"/>
            </w:pPr>
            <w:r>
              <w:t>Informasi bisnis yang sangat sensitif, seperti:</w:t>
            </w:r>
          </w:p>
          <w:p w14:paraId="68423CE1" w14:textId="77777777" w:rsidR="00E34D60" w:rsidRDefault="00E34D60" w:rsidP="00164FE1">
            <w:pPr>
              <w:pStyle w:val="PointContentTableLeft"/>
            </w:pPr>
            <w:r>
              <w:t>Informasi yang tunduk pada perjanjian kerahasiaan</w:t>
            </w:r>
          </w:p>
          <w:p w14:paraId="50266931" w14:textId="77777777" w:rsidR="00E34D60" w:rsidRDefault="00E34D60" w:rsidP="00164FE1">
            <w:pPr>
              <w:pStyle w:val="PointContentTableLeft"/>
            </w:pPr>
            <w:r>
              <w:t>Informasi mengenai rencana akuisisi atau pelepasan</w:t>
            </w:r>
          </w:p>
          <w:p w14:paraId="6C9E5464" w14:textId="77777777" w:rsidR="00E34D60" w:rsidRDefault="00E34D60" w:rsidP="00164FE1">
            <w:pPr>
              <w:pStyle w:val="PointContentTableLeft"/>
            </w:pPr>
            <w:r>
              <w:t>Perubahan organisasi atau staf yang belum diumumkan</w:t>
            </w:r>
          </w:p>
          <w:p w14:paraId="11186722" w14:textId="6269D831" w:rsidR="00E34D60" w:rsidRDefault="00E34D60" w:rsidP="00164FE1">
            <w:pPr>
              <w:pStyle w:val="PointContentTableLeft"/>
            </w:pPr>
            <w:r>
              <w:t>Model harga, penjamin, klaim, dan analis</w:t>
            </w:r>
            <w:ins w:id="49" w:author="Anthonius Kanaris E" w:date="2025-12-11T17:08:00Z" w16du:dateUtc="2025-12-11T10:08:00Z">
              <w:r w:rsidR="00F643EE">
                <w:t>is</w:t>
              </w:r>
            </w:ins>
            <w:del w:id="50" w:author="Anthonius Kanaris E" w:date="2025-12-11T17:08:00Z" w16du:dateUtc="2025-12-11T10:08:00Z">
              <w:r w:rsidDel="00F643EE">
                <w:delText>a</w:delText>
              </w:r>
            </w:del>
            <w:r>
              <w:t xml:space="preserve"> lainnya</w:t>
            </w:r>
          </w:p>
          <w:p w14:paraId="70393EEB" w14:textId="77777777" w:rsidR="00E34D60" w:rsidRDefault="00E34D60" w:rsidP="00164FE1">
            <w:pPr>
              <w:pStyle w:val="PointContentTableLeft"/>
            </w:pPr>
            <w:r>
              <w:t>Hasil keuangan yang tidak diumumkan, data kinerja, strategi atau anggaran</w:t>
            </w:r>
          </w:p>
          <w:p w14:paraId="5F2FA6B8" w14:textId="77777777" w:rsidR="00E34D60" w:rsidRDefault="00E34D60" w:rsidP="00164FE1">
            <w:pPr>
              <w:pStyle w:val="PointContentTableLeft"/>
            </w:pPr>
            <w:r>
              <w:t>Informasi atau proposal produk yang sensitif</w:t>
            </w:r>
          </w:p>
        </w:tc>
      </w:tr>
      <w:tr w:rsidR="00E34D60" w14:paraId="45D80146" w14:textId="77777777" w:rsidTr="00E34D60">
        <w:tc>
          <w:tcPr>
            <w:tcW w:w="1117" w:type="dxa"/>
            <w:vMerge w:val="restart"/>
            <w:shd w:val="clear" w:color="auto" w:fill="FFFF00"/>
          </w:tcPr>
          <w:p w14:paraId="3F148362" w14:textId="77777777" w:rsidR="00E34D60" w:rsidRDefault="00E34D60" w:rsidP="00164FE1">
            <w:pPr>
              <w:pStyle w:val="TablePengesahan-Info-BOLD"/>
            </w:pPr>
            <w:r>
              <w:t>Kuning</w:t>
            </w:r>
          </w:p>
        </w:tc>
        <w:tc>
          <w:tcPr>
            <w:tcW w:w="1499" w:type="dxa"/>
          </w:tcPr>
          <w:p w14:paraId="11010D69" w14:textId="77777777" w:rsidR="00E34D60" w:rsidRDefault="00E34D60" w:rsidP="00164FE1">
            <w:pPr>
              <w:pStyle w:val="TablePengesahan-Info-BOLD"/>
            </w:pPr>
            <w:r>
              <w:t>Informasi Personal</w:t>
            </w:r>
          </w:p>
        </w:tc>
        <w:tc>
          <w:tcPr>
            <w:tcW w:w="6030" w:type="dxa"/>
          </w:tcPr>
          <w:p w14:paraId="706C4192" w14:textId="38116BA6" w:rsidR="00E34D60" w:rsidRDefault="00E34D60" w:rsidP="00164FE1">
            <w:pPr>
              <w:pStyle w:val="ContentTable-Left"/>
            </w:pPr>
            <w:r>
              <w:t>Informasi pribadi tentang pelanggan, calon pelanggan, mitra bisnis, karyawan, mantan karyawan, tanggungan, dan penerima manfaat yang tidak mengandung informasi sensitif.</w:t>
            </w:r>
            <w:r w:rsidR="00AD2284">
              <w:t xml:space="preserve"> </w:t>
            </w:r>
            <w:r w:rsidR="00AD2284" w:rsidRPr="00AD2284">
              <w:rPr>
                <w:lang w:val="en-ID"/>
              </w:rPr>
              <w:t xml:space="preserve">namun </w:t>
            </w:r>
            <w:r w:rsidR="00AD2284" w:rsidRPr="00AD2284">
              <w:rPr>
                <w:b/>
                <w:bCs/>
                <w:lang w:val="en-ID"/>
              </w:rPr>
              <w:t>terbatas hanya pada unit kerja yang relevan</w:t>
            </w:r>
            <w:r w:rsidR="00AD2284" w:rsidRPr="00AD2284">
              <w:rPr>
                <w:lang w:val="en-ID"/>
              </w:rPr>
              <w:t xml:space="preserve"> dengan fungsi bisnisnya (Need-to-Know). Akses lintas departemen tetap memerlukan persetujuan.</w:t>
            </w:r>
          </w:p>
          <w:p w14:paraId="041C625F" w14:textId="77777777" w:rsidR="00E34D60" w:rsidRDefault="00E34D60" w:rsidP="00164FE1">
            <w:pPr>
              <w:pStyle w:val="ContentTable-Left"/>
            </w:pPr>
            <w:r>
              <w:t>Contoh:</w:t>
            </w:r>
          </w:p>
          <w:p w14:paraId="4FF69261" w14:textId="77777777" w:rsidR="00E34D60" w:rsidRDefault="00E34D60" w:rsidP="00164FE1">
            <w:pPr>
              <w:pStyle w:val="PointContentTableLeft"/>
            </w:pPr>
            <w:r>
              <w:t>Nama dan Alamat pelanggan</w:t>
            </w:r>
          </w:p>
          <w:p w14:paraId="415A7219" w14:textId="77777777" w:rsidR="00E34D60" w:rsidRDefault="00E34D60" w:rsidP="00164FE1">
            <w:pPr>
              <w:pStyle w:val="PointContentTableLeft"/>
            </w:pPr>
            <w:r>
              <w:t>Informasi kontak tenaga pemasar</w:t>
            </w:r>
          </w:p>
        </w:tc>
      </w:tr>
      <w:tr w:rsidR="00E34D60" w14:paraId="5DAB61D3" w14:textId="77777777" w:rsidTr="00E34D60">
        <w:tc>
          <w:tcPr>
            <w:tcW w:w="1117" w:type="dxa"/>
            <w:vMerge/>
            <w:shd w:val="clear" w:color="auto" w:fill="FFFF00"/>
          </w:tcPr>
          <w:p w14:paraId="0AB5AC41" w14:textId="77777777" w:rsidR="00E34D60" w:rsidRDefault="00E34D60" w:rsidP="00164FE1">
            <w:pPr>
              <w:pStyle w:val="TablePengesahan-Info-BOLD"/>
            </w:pPr>
          </w:p>
        </w:tc>
        <w:tc>
          <w:tcPr>
            <w:tcW w:w="1499" w:type="dxa"/>
          </w:tcPr>
          <w:p w14:paraId="769DFA93" w14:textId="77777777" w:rsidR="00E34D60" w:rsidRDefault="00E34D60" w:rsidP="00164FE1">
            <w:pPr>
              <w:pStyle w:val="TablePengesahan-Info-BOLD"/>
            </w:pPr>
            <w:r>
              <w:t>Informasi Bisnis</w:t>
            </w:r>
          </w:p>
        </w:tc>
        <w:tc>
          <w:tcPr>
            <w:tcW w:w="6030" w:type="dxa"/>
          </w:tcPr>
          <w:p w14:paraId="25A2C5C0" w14:textId="77777777" w:rsidR="00E34D60" w:rsidRDefault="00E34D60" w:rsidP="00164FE1">
            <w:pPr>
              <w:pStyle w:val="ContentTable-Left"/>
            </w:pPr>
            <w:r>
              <w:t>Informasi bisnis yang tidak mengandung informasi sensitif seperti:</w:t>
            </w:r>
          </w:p>
          <w:p w14:paraId="70892366" w14:textId="77777777" w:rsidR="00E34D60" w:rsidRDefault="00E34D60" w:rsidP="00164FE1">
            <w:pPr>
              <w:pStyle w:val="PointContentTableLeft"/>
            </w:pPr>
            <w:r>
              <w:t>Kebijakan dan prosedur internal</w:t>
            </w:r>
          </w:p>
          <w:p w14:paraId="581FF94A" w14:textId="77777777" w:rsidR="00E34D60" w:rsidRDefault="00E34D60" w:rsidP="00164FE1">
            <w:pPr>
              <w:pStyle w:val="PointContentTableLeft"/>
            </w:pPr>
            <w:r>
              <w:t>Panduan untuk sistem dan aplikasi</w:t>
            </w:r>
          </w:p>
        </w:tc>
      </w:tr>
      <w:tr w:rsidR="00E34D60" w14:paraId="22240A8C" w14:textId="77777777" w:rsidTr="00E34D60">
        <w:tc>
          <w:tcPr>
            <w:tcW w:w="1117" w:type="dxa"/>
            <w:shd w:val="clear" w:color="auto" w:fill="00B050"/>
          </w:tcPr>
          <w:p w14:paraId="12D4C29B" w14:textId="77777777" w:rsidR="00E34D60" w:rsidRDefault="00E34D60" w:rsidP="00164FE1">
            <w:pPr>
              <w:pStyle w:val="TablePengesahan-Info-BOLD"/>
            </w:pPr>
            <w:r>
              <w:t>Hijau</w:t>
            </w:r>
          </w:p>
        </w:tc>
        <w:tc>
          <w:tcPr>
            <w:tcW w:w="1499" w:type="dxa"/>
          </w:tcPr>
          <w:p w14:paraId="073A7DD1" w14:textId="77777777" w:rsidR="00E34D60" w:rsidRDefault="00E34D60" w:rsidP="00164FE1">
            <w:pPr>
              <w:pStyle w:val="TablePengesahan-Info-BOLD"/>
            </w:pPr>
            <w:r>
              <w:t>Umum</w:t>
            </w:r>
          </w:p>
        </w:tc>
        <w:tc>
          <w:tcPr>
            <w:tcW w:w="6030" w:type="dxa"/>
          </w:tcPr>
          <w:p w14:paraId="69F975AB" w14:textId="77777777" w:rsidR="00E34D60" w:rsidRDefault="00E34D60" w:rsidP="00164FE1">
            <w:pPr>
              <w:pStyle w:val="ContentTable-Left"/>
            </w:pPr>
            <w:r>
              <w:t>Informasi yang disetujui oleh manajemen untuk dibagikan kepada publik, seperti brosur produk, pengumuman lowongan pekerjaan, iklan, siaran pers.</w:t>
            </w:r>
          </w:p>
        </w:tc>
      </w:tr>
    </w:tbl>
    <w:p w14:paraId="39EC91AE" w14:textId="77777777" w:rsidR="00E34D60" w:rsidRPr="00E34D60" w:rsidRDefault="00E34D60" w:rsidP="00E34D60"/>
    <w:p w14:paraId="71485D8C" w14:textId="6BD41746" w:rsidR="00D45B11" w:rsidRDefault="00C8683B" w:rsidP="002818CF">
      <w:pPr>
        <w:pStyle w:val="Heading1"/>
      </w:pPr>
      <w:bookmarkStart w:id="51" w:name="_Toc215633018"/>
      <w:r>
        <w:t>Tugas dan Tanggung Jawab.</w:t>
      </w:r>
      <w:bookmarkEnd w:id="45"/>
      <w:bookmarkEnd w:id="51"/>
    </w:p>
    <w:p w14:paraId="5EDFB150" w14:textId="542E81BB" w:rsidR="00794EA6" w:rsidRPr="00794EA6" w:rsidRDefault="00794EA6" w:rsidP="00794EA6">
      <w:r w:rsidRPr="00794EA6">
        <w:t xml:space="preserve">Untuk memastikan efektivitas penerapan tata kelola data di seluruh lingkungan perusahaan, PT Equity Life Indonesia menetapkan </w:t>
      </w:r>
      <w:r>
        <w:t>fungsional pada</w:t>
      </w:r>
      <w:r w:rsidRPr="00794EA6">
        <w:t xml:space="preserve"> organisasi yang mendefinisikan garis akuntabilitas, wewenang, dan tanggung jawab yang jelas. </w:t>
      </w:r>
      <w:r>
        <w:t>Pembagian tugas</w:t>
      </w:r>
      <w:r w:rsidRPr="00794EA6">
        <w:t xml:space="preserve"> ini dirancang untuk menjembatani aspek strategis, bisnis, dan teknis dalam pengelolaan data sebagai aset perusahaan.</w:t>
      </w:r>
    </w:p>
    <w:p w14:paraId="46A22E64" w14:textId="77777777" w:rsidR="00794EA6" w:rsidRPr="00794EA6" w:rsidRDefault="00794EA6" w:rsidP="00794EA6">
      <w:r w:rsidRPr="00794EA6">
        <w:t>Setiap unit kerja dan individu yang terlibat dalam siklus hidup data wajib memahami peran mereka sesuai dengan definisi berikut:</w:t>
      </w:r>
    </w:p>
    <w:p w14:paraId="251ED330" w14:textId="77777777" w:rsidR="00D25D70" w:rsidRDefault="00D25D70" w:rsidP="00D25D70"/>
    <w:p w14:paraId="0C9C456E" w14:textId="7EBC4491" w:rsidR="00794EA6" w:rsidRDefault="00794EA6" w:rsidP="00794EA6">
      <w:pPr>
        <w:pStyle w:val="Heading2"/>
      </w:pPr>
      <w:bookmarkStart w:id="52" w:name="_Toc215557223"/>
      <w:bookmarkStart w:id="53" w:name="_Toc215633019"/>
      <w:r>
        <w:t>Peran dan Tanggung Jawab.</w:t>
      </w:r>
      <w:bookmarkEnd w:id="52"/>
      <w:bookmarkEnd w:id="53"/>
    </w:p>
    <w:p w14:paraId="49FFB986" w14:textId="05663A30" w:rsidR="00150F7A" w:rsidRDefault="00150F7A" w:rsidP="00150F7A">
      <w:pPr>
        <w:pStyle w:val="Heading3"/>
      </w:pPr>
      <w:bookmarkStart w:id="54" w:name="_Toc215557224"/>
      <w:r w:rsidRPr="00150F7A">
        <w:rPr>
          <w:b/>
          <w:bCs/>
        </w:rPr>
        <w:t xml:space="preserve">Dewan Pengarah </w:t>
      </w:r>
      <w:r w:rsidR="00866619">
        <w:rPr>
          <w:b/>
          <w:bCs/>
        </w:rPr>
        <w:t>Pengelolaan Data</w:t>
      </w:r>
      <w:r w:rsidR="005673BC">
        <w:rPr>
          <w:b/>
          <w:bCs/>
        </w:rPr>
        <w:t xml:space="preserve"> </w:t>
      </w:r>
      <w:r w:rsidR="005673BC" w:rsidRPr="005673BC">
        <w:rPr>
          <w:b/>
          <w:bCs/>
        </w:rPr>
        <w:t>(</w:t>
      </w:r>
      <w:r w:rsidR="005673BC" w:rsidRPr="005673BC">
        <w:rPr>
          <w:b/>
          <w:bCs/>
          <w:i/>
          <w:iCs/>
        </w:rPr>
        <w:t>Data Governance Council)</w:t>
      </w:r>
      <w:r w:rsidR="005673BC">
        <w:rPr>
          <w:b/>
          <w:bCs/>
        </w:rPr>
        <w:t>/</w:t>
      </w:r>
      <w:r w:rsidR="00866619">
        <w:rPr>
          <w:b/>
          <w:bCs/>
        </w:rPr>
        <w:t>Komit</w:t>
      </w:r>
      <w:r w:rsidR="005673BC">
        <w:rPr>
          <w:b/>
          <w:bCs/>
        </w:rPr>
        <w:t>e</w:t>
      </w:r>
      <w:r w:rsidR="00866619">
        <w:rPr>
          <w:b/>
          <w:bCs/>
        </w:rPr>
        <w:t xml:space="preserve"> Pengarah </w:t>
      </w:r>
      <w:r w:rsidRPr="00150F7A">
        <w:rPr>
          <w:b/>
          <w:bCs/>
        </w:rPr>
        <w:t>Teknologi Informasi,</w:t>
      </w:r>
      <w:r>
        <w:t xml:space="preserve"> merupakan badan peng</w:t>
      </w:r>
      <w:del w:id="55" w:author="Anthonius Kanaris E" w:date="2025-12-15T13:31:00Z" w16du:dateUtc="2025-12-15T06:31:00Z">
        <w:r w:rsidDel="00461EF1">
          <w:delText>g</w:delText>
        </w:r>
      </w:del>
      <w:r>
        <w:t>ambil keputusan tertinggi terkait inisiatif data yang terdiri dari jajaran direksi dan kepala divisi terkait.</w:t>
      </w:r>
      <w:bookmarkEnd w:id="54"/>
    </w:p>
    <w:p w14:paraId="084A0063" w14:textId="362AB97C" w:rsidR="00461EF1" w:rsidRPr="00461EF1" w:rsidRDefault="00461EF1" w:rsidP="00461EF1">
      <w:pPr>
        <w:pStyle w:val="Point-Heading2"/>
        <w:numPr>
          <w:ilvl w:val="0"/>
          <w:numId w:val="0"/>
        </w:numPr>
        <w:ind w:left="1800"/>
        <w:rPr>
          <w:ins w:id="56" w:author="Anthonius Kanaris E" w:date="2025-12-15T13:33:00Z" w16du:dateUtc="2025-12-15T06:33:00Z"/>
          <w:lang w:val="en-US"/>
        </w:rPr>
        <w:pPrChange w:id="57" w:author="Anthonius Kanaris E" w:date="2025-12-15T13:33:00Z" w16du:dateUtc="2025-12-15T06:33:00Z">
          <w:pPr>
            <w:pStyle w:val="Point-Heading2"/>
          </w:pPr>
        </w:pPrChange>
      </w:pPr>
      <w:ins w:id="58" w:author="Anthonius Kanaris E" w:date="2025-12-15T13:33:00Z" w16du:dateUtc="2025-12-15T06:33:00Z">
        <w:r w:rsidRPr="00461EF1">
          <w:rPr>
            <w:rPrChange w:id="59" w:author="Anthonius Kanaris E" w:date="2025-12-15T13:33:00Z" w16du:dateUtc="2025-12-15T06:33:00Z">
              <w:rPr>
                <w:b/>
                <w:bCs/>
              </w:rPr>
            </w:rPrChange>
          </w:rPr>
          <w:t xml:space="preserve">Sesuai </w:t>
        </w:r>
        <w:r>
          <w:t>Su</w:t>
        </w:r>
        <w:r w:rsidRPr="00461EF1">
          <w:t xml:space="preserve">rat Keputusan Perusahaan, </w:t>
        </w:r>
        <w:r w:rsidRPr="00461EF1">
          <w:rPr>
            <w:rPrChange w:id="60" w:author="Anthonius Kanaris E" w:date="2025-12-15T13:33:00Z" w16du:dateUtc="2025-12-15T06:33:00Z">
              <w:rPr>
                <w:b/>
                <w:bCs/>
              </w:rPr>
            </w:rPrChange>
          </w:rPr>
          <w:t>Komite Pengarah Teknologi Informasi</w:t>
        </w:r>
        <w:r w:rsidRPr="00461EF1">
          <w:rPr>
            <w:rPrChange w:id="61" w:author="Anthonius Kanaris E" w:date="2025-12-15T13:33:00Z" w16du:dateUtc="2025-12-15T06:33:00Z">
              <w:rPr>
                <w:b/>
                <w:bCs/>
              </w:rPr>
            </w:rPrChange>
          </w:rPr>
          <w:t xml:space="preserve"> </w:t>
        </w:r>
        <w:r w:rsidRPr="00461EF1">
          <w:rPr>
            <w:lang w:val="en-US"/>
          </w:rPr>
          <w:t>memberikan rekomendasi kepada Direksi</w:t>
        </w:r>
        <w:r>
          <w:rPr>
            <w:lang w:val="en-US"/>
          </w:rPr>
          <w:t xml:space="preserve"> </w:t>
        </w:r>
        <w:r w:rsidRPr="00461EF1">
          <w:rPr>
            <w:lang w:val="en-US"/>
          </w:rPr>
          <w:t>terhadap hal-hal :</w:t>
        </w:r>
      </w:ins>
    </w:p>
    <w:p w14:paraId="19FD882B" w14:textId="77777777" w:rsidR="00461EF1" w:rsidRDefault="00461EF1" w:rsidP="00461EF1">
      <w:pPr>
        <w:pStyle w:val="Point-Heading2"/>
        <w:numPr>
          <w:ilvl w:val="0"/>
          <w:numId w:val="31"/>
        </w:numPr>
        <w:rPr>
          <w:ins w:id="62" w:author="Anthonius Kanaris E" w:date="2025-12-15T13:33:00Z" w16du:dateUtc="2025-12-15T06:33:00Z"/>
          <w:lang w:val="en-US"/>
        </w:rPr>
      </w:pPr>
      <w:ins w:id="63" w:author="Anthonius Kanaris E" w:date="2025-12-15T13:33:00Z" w16du:dateUtc="2025-12-15T06:33:00Z">
        <w:r w:rsidRPr="00461EF1">
          <w:rPr>
            <w:lang w:val="en-US"/>
          </w:rPr>
          <w:t>Rencana pengembangan Teknologi lnformasi yan</w:t>
        </w:r>
        <w:r>
          <w:rPr>
            <w:lang w:val="en-US"/>
          </w:rPr>
          <w:t>g</w:t>
        </w:r>
        <w:r w:rsidRPr="00461EF1">
          <w:rPr>
            <w:lang w:val="en-US"/>
          </w:rPr>
          <w:t xml:space="preserve"> sejalan dengan</w:t>
        </w:r>
        <w:r>
          <w:rPr>
            <w:lang w:val="en-US"/>
          </w:rPr>
          <w:t xml:space="preserve"> </w:t>
        </w:r>
        <w:r w:rsidRPr="00461EF1">
          <w:rPr>
            <w:lang w:val="en-US"/>
          </w:rPr>
          <w:t>kegiatan usaha Perusahaan;</w:t>
        </w:r>
      </w:ins>
    </w:p>
    <w:p w14:paraId="2E5DA7EC" w14:textId="77777777" w:rsidR="00461EF1" w:rsidRDefault="00461EF1" w:rsidP="00461EF1">
      <w:pPr>
        <w:pStyle w:val="Point-Heading2"/>
        <w:numPr>
          <w:ilvl w:val="0"/>
          <w:numId w:val="31"/>
        </w:numPr>
        <w:rPr>
          <w:ins w:id="64" w:author="Anthonius Kanaris E" w:date="2025-12-15T13:33:00Z" w16du:dateUtc="2025-12-15T06:33:00Z"/>
          <w:lang w:val="en-US"/>
        </w:rPr>
      </w:pPr>
      <w:ins w:id="65" w:author="Anthonius Kanaris E" w:date="2025-12-15T13:33:00Z" w16du:dateUtc="2025-12-15T06:33:00Z">
        <w:r w:rsidRPr="00461EF1">
          <w:rPr>
            <w:lang w:val="en-US"/>
          </w:rPr>
          <w:t>Pe</w:t>
        </w:r>
        <w:r>
          <w:rPr>
            <w:lang w:val="en-US"/>
          </w:rPr>
          <w:t>r</w:t>
        </w:r>
        <w:r w:rsidRPr="00461EF1">
          <w:rPr>
            <w:lang w:val="en-US"/>
          </w:rPr>
          <w:t>umusan kebijakan dan prosedur Teknologi lnformasi;</w:t>
        </w:r>
      </w:ins>
    </w:p>
    <w:p w14:paraId="59FFDB74" w14:textId="77777777" w:rsidR="00461EF1" w:rsidRPr="00461EF1" w:rsidRDefault="00461EF1" w:rsidP="00461EF1">
      <w:pPr>
        <w:pStyle w:val="Point-Heading2"/>
        <w:numPr>
          <w:ilvl w:val="0"/>
          <w:numId w:val="31"/>
        </w:numPr>
        <w:rPr>
          <w:ins w:id="66" w:author="Anthonius Kanaris E" w:date="2025-12-15T13:33:00Z" w16du:dateUtc="2025-12-15T06:33:00Z"/>
          <w:lang w:val="en-US"/>
        </w:rPr>
      </w:pPr>
      <w:ins w:id="67" w:author="Anthonius Kanaris E" w:date="2025-12-15T13:33:00Z" w16du:dateUtc="2025-12-15T06:33:00Z">
        <w:r w:rsidRPr="00461EF1">
          <w:rPr>
            <w:lang w:val="en-US"/>
          </w:rPr>
          <w:t>Kesesuaian proyek Teknologi lnformasi yang disetujui dengan rencana</w:t>
        </w:r>
        <w:r>
          <w:rPr>
            <w:lang w:val="en-US"/>
          </w:rPr>
          <w:t xml:space="preserve"> </w:t>
        </w:r>
        <w:r w:rsidRPr="00461EF1">
          <w:rPr>
            <w:lang w:val="en-US"/>
          </w:rPr>
          <w:t>pengembangan Teknologi Informasi;</w:t>
        </w:r>
      </w:ins>
    </w:p>
    <w:p w14:paraId="4792DF5C" w14:textId="77777777" w:rsidR="00461EF1" w:rsidRDefault="00461EF1" w:rsidP="00461EF1">
      <w:pPr>
        <w:pStyle w:val="Point-Heading2"/>
        <w:numPr>
          <w:ilvl w:val="0"/>
          <w:numId w:val="31"/>
        </w:numPr>
        <w:rPr>
          <w:ins w:id="68" w:author="Anthonius Kanaris E" w:date="2025-12-15T13:33:00Z" w16du:dateUtc="2025-12-15T06:33:00Z"/>
          <w:lang w:val="en-US"/>
        </w:rPr>
      </w:pPr>
      <w:ins w:id="69" w:author="Anthonius Kanaris E" w:date="2025-12-15T13:33:00Z" w16du:dateUtc="2025-12-15T06:33:00Z">
        <w:r w:rsidRPr="00461EF1">
          <w:rPr>
            <w:lang w:val="en-US"/>
          </w:rPr>
          <w:t>Kes</w:t>
        </w:r>
        <w:r>
          <w:rPr>
            <w:lang w:val="en-US"/>
          </w:rPr>
          <w:t>e</w:t>
        </w:r>
        <w:r w:rsidRPr="00461EF1">
          <w:rPr>
            <w:lang w:val="en-US"/>
          </w:rPr>
          <w:t>suaian</w:t>
        </w:r>
        <w:r>
          <w:rPr>
            <w:lang w:val="en-US"/>
          </w:rPr>
          <w:t xml:space="preserve"> </w:t>
        </w:r>
        <w:r w:rsidRPr="00461EF1">
          <w:rPr>
            <w:lang w:val="en-US"/>
          </w:rPr>
          <w:t>pelaksanaan proyek Teknologi lnformasi dengan proyek</w:t>
        </w:r>
        <w:r>
          <w:rPr>
            <w:lang w:val="en-US"/>
          </w:rPr>
          <w:t xml:space="preserve"> </w:t>
        </w:r>
        <w:r w:rsidRPr="00461EF1">
          <w:rPr>
            <w:lang w:val="en-US"/>
          </w:rPr>
          <w:t>Teknologi lnformasi yang disetujui;</w:t>
        </w:r>
        <w:r>
          <w:rPr>
            <w:lang w:val="en-US"/>
          </w:rPr>
          <w:t xml:space="preserve"> </w:t>
        </w:r>
      </w:ins>
    </w:p>
    <w:p w14:paraId="688FADAD" w14:textId="77777777" w:rsidR="00461EF1" w:rsidRDefault="00461EF1" w:rsidP="00461EF1">
      <w:pPr>
        <w:pStyle w:val="Point-Heading2"/>
        <w:numPr>
          <w:ilvl w:val="0"/>
          <w:numId w:val="31"/>
        </w:numPr>
        <w:rPr>
          <w:ins w:id="70" w:author="Anthonius Kanaris E" w:date="2025-12-15T13:33:00Z" w16du:dateUtc="2025-12-15T06:33:00Z"/>
          <w:lang w:val="en-US"/>
        </w:rPr>
      </w:pPr>
      <w:ins w:id="71" w:author="Anthonius Kanaris E" w:date="2025-12-15T13:33:00Z" w16du:dateUtc="2025-12-15T06:33:00Z">
        <w:r w:rsidRPr="00461EF1">
          <w:rPr>
            <w:lang w:val="en-US"/>
          </w:rPr>
          <w:t>Kesesua</w:t>
        </w:r>
        <w:r>
          <w:rPr>
            <w:lang w:val="en-US"/>
          </w:rPr>
          <w:t>i</w:t>
        </w:r>
        <w:r w:rsidRPr="00461EF1">
          <w:rPr>
            <w:lang w:val="en-US"/>
          </w:rPr>
          <w:t>an Teknologi lnformasi dengan kebutuhan sistem informasi</w:t>
        </w:r>
        <w:r>
          <w:rPr>
            <w:lang w:val="en-US"/>
          </w:rPr>
          <w:t xml:space="preserve"> </w:t>
        </w:r>
        <w:r w:rsidRPr="00461EF1">
          <w:rPr>
            <w:lang w:val="en-US"/>
          </w:rPr>
          <w:t>manajemen serta kebutuhan kegiatan usaha Perusahaan;</w:t>
        </w:r>
      </w:ins>
    </w:p>
    <w:p w14:paraId="6B06BD35" w14:textId="77777777" w:rsidR="00461EF1" w:rsidRDefault="00461EF1" w:rsidP="00461EF1">
      <w:pPr>
        <w:pStyle w:val="Point-Heading2"/>
        <w:numPr>
          <w:ilvl w:val="0"/>
          <w:numId w:val="31"/>
        </w:numPr>
        <w:rPr>
          <w:ins w:id="72" w:author="Anthonius Kanaris E" w:date="2025-12-15T13:33:00Z" w16du:dateUtc="2025-12-15T06:33:00Z"/>
          <w:lang w:val="en-US"/>
        </w:rPr>
      </w:pPr>
      <w:ins w:id="73" w:author="Anthonius Kanaris E" w:date="2025-12-15T13:33:00Z" w16du:dateUtc="2025-12-15T06:33:00Z">
        <w:r w:rsidRPr="00461EF1">
          <w:rPr>
            <w:lang w:val="en-US"/>
          </w:rPr>
          <w:t>Efektivitas mitigasi risiko atas investasi Perusahaan pada sektor</w:t>
        </w:r>
        <w:r>
          <w:rPr>
            <w:lang w:val="en-US"/>
          </w:rPr>
          <w:t xml:space="preserve"> </w:t>
        </w:r>
        <w:r w:rsidRPr="00461EF1">
          <w:rPr>
            <w:lang w:val="en-US"/>
          </w:rPr>
          <w:t>Teknologi lnfor</w:t>
        </w:r>
        <w:r>
          <w:rPr>
            <w:lang w:val="en-US"/>
          </w:rPr>
          <w:t>m</w:t>
        </w:r>
        <w:r w:rsidRPr="00461EF1">
          <w:rPr>
            <w:lang w:val="en-US"/>
          </w:rPr>
          <w:t>asi agar investasi Perusahaan pada sektor Teknologi</w:t>
        </w:r>
        <w:r>
          <w:rPr>
            <w:lang w:val="en-US"/>
          </w:rPr>
          <w:t xml:space="preserve"> </w:t>
        </w:r>
        <w:r w:rsidRPr="00461EF1">
          <w:rPr>
            <w:lang w:val="en-US"/>
          </w:rPr>
          <w:t>lnformasi memberikan kontribusi terhadap pencapaian tujuan bisnis</w:t>
        </w:r>
        <w:r>
          <w:rPr>
            <w:lang w:val="en-US"/>
          </w:rPr>
          <w:t xml:space="preserve"> </w:t>
        </w:r>
        <w:r w:rsidRPr="00461EF1">
          <w:rPr>
            <w:lang w:val="en-US"/>
          </w:rPr>
          <w:t>Perusahaan;</w:t>
        </w:r>
      </w:ins>
    </w:p>
    <w:p w14:paraId="7C9581A7" w14:textId="77777777" w:rsidR="00461EF1" w:rsidRDefault="00461EF1" w:rsidP="00461EF1">
      <w:pPr>
        <w:pStyle w:val="Point-Heading2"/>
        <w:numPr>
          <w:ilvl w:val="0"/>
          <w:numId w:val="31"/>
        </w:numPr>
        <w:rPr>
          <w:ins w:id="74" w:author="Anthonius Kanaris E" w:date="2025-12-15T13:33:00Z" w16du:dateUtc="2025-12-15T06:33:00Z"/>
          <w:lang w:val="en-US"/>
        </w:rPr>
      </w:pPr>
      <w:ins w:id="75" w:author="Anthonius Kanaris E" w:date="2025-12-15T13:33:00Z" w16du:dateUtc="2025-12-15T06:33:00Z">
        <w:r w:rsidRPr="00461EF1">
          <w:rPr>
            <w:lang w:val="en-US"/>
          </w:rPr>
          <w:t>Pemantauan atas kinerja Teknologi lnformasi dan upaya peningkatan</w:t>
        </w:r>
        <w:r>
          <w:rPr>
            <w:lang w:val="en-US"/>
          </w:rPr>
          <w:t xml:space="preserve"> </w:t>
        </w:r>
        <w:r w:rsidRPr="00461EF1">
          <w:rPr>
            <w:lang w:val="en-US"/>
          </w:rPr>
          <w:t>kinerja Teknologi lnformasi;</w:t>
        </w:r>
      </w:ins>
    </w:p>
    <w:p w14:paraId="0E9BD6FC" w14:textId="77777777" w:rsidR="00461EF1" w:rsidRDefault="00461EF1" w:rsidP="00461EF1">
      <w:pPr>
        <w:pStyle w:val="Point-Heading2"/>
        <w:numPr>
          <w:ilvl w:val="0"/>
          <w:numId w:val="31"/>
        </w:numPr>
        <w:rPr>
          <w:ins w:id="76" w:author="Anthonius Kanaris E" w:date="2025-12-15T13:33:00Z" w16du:dateUtc="2025-12-15T06:33:00Z"/>
          <w:lang w:val="en-US"/>
        </w:rPr>
      </w:pPr>
      <w:ins w:id="77" w:author="Anthonius Kanaris E" w:date="2025-12-15T13:33:00Z" w16du:dateUtc="2025-12-15T06:33:00Z">
        <w:r w:rsidRPr="00461EF1">
          <w:rPr>
            <w:lang w:val="en-US"/>
          </w:rPr>
          <w:t>Upaya penyele</w:t>
        </w:r>
        <w:r>
          <w:rPr>
            <w:lang w:val="en-US"/>
          </w:rPr>
          <w:t>s</w:t>
        </w:r>
        <w:r w:rsidRPr="00461EF1">
          <w:rPr>
            <w:lang w:val="en-US"/>
          </w:rPr>
          <w:t>aian berbagai masalah terkait Teknologi lnformasi</w:t>
        </w:r>
        <w:r>
          <w:rPr>
            <w:lang w:val="en-US"/>
          </w:rPr>
          <w:t xml:space="preserve"> </w:t>
        </w:r>
        <w:r w:rsidRPr="00461EF1">
          <w:rPr>
            <w:lang w:val="en-US"/>
          </w:rPr>
          <w:t>yang tidak dapat dise</w:t>
        </w:r>
        <w:r>
          <w:rPr>
            <w:lang w:val="en-US"/>
          </w:rPr>
          <w:t>l</w:t>
        </w:r>
        <w:r w:rsidRPr="00461EF1">
          <w:rPr>
            <w:lang w:val="en-US"/>
          </w:rPr>
          <w:t>esaikan o</w:t>
        </w:r>
        <w:r>
          <w:rPr>
            <w:lang w:val="en-US"/>
          </w:rPr>
          <w:t>l</w:t>
        </w:r>
        <w:r w:rsidRPr="00461EF1">
          <w:rPr>
            <w:lang w:val="en-US"/>
          </w:rPr>
          <w:t>eh satuan kerja pengguna dan</w:t>
        </w:r>
        <w:r>
          <w:rPr>
            <w:lang w:val="en-US"/>
          </w:rPr>
          <w:t xml:space="preserve"> </w:t>
        </w:r>
        <w:r w:rsidRPr="00461EF1">
          <w:rPr>
            <w:lang w:val="en-US"/>
          </w:rPr>
          <w:t>penye</w:t>
        </w:r>
        <w:r>
          <w:rPr>
            <w:lang w:val="en-US"/>
          </w:rPr>
          <w:t>l</w:t>
        </w:r>
        <w:r w:rsidRPr="00461EF1">
          <w:rPr>
            <w:lang w:val="en-US"/>
          </w:rPr>
          <w:t>enggara Teknologi lnformasi secara efektif, efisien, dan tepat</w:t>
        </w:r>
        <w:r>
          <w:rPr>
            <w:lang w:val="en-US"/>
          </w:rPr>
          <w:t xml:space="preserve"> </w:t>
        </w:r>
        <w:r w:rsidRPr="00461EF1">
          <w:rPr>
            <w:lang w:val="en-US"/>
          </w:rPr>
          <w:t>waktu;</w:t>
        </w:r>
      </w:ins>
    </w:p>
    <w:p w14:paraId="0B934A02" w14:textId="77777777" w:rsidR="00461EF1" w:rsidRPr="001777E3" w:rsidRDefault="00461EF1" w:rsidP="00461EF1">
      <w:pPr>
        <w:pStyle w:val="Point-Heading2"/>
        <w:numPr>
          <w:ilvl w:val="0"/>
          <w:numId w:val="31"/>
        </w:numPr>
        <w:rPr>
          <w:ins w:id="78" w:author="Anthonius Kanaris E" w:date="2025-12-15T13:33:00Z" w16du:dateUtc="2025-12-15T06:33:00Z"/>
          <w:lang w:val="en-US"/>
        </w:rPr>
      </w:pPr>
      <w:ins w:id="79" w:author="Anthonius Kanaris E" w:date="2025-12-15T13:33:00Z" w16du:dateUtc="2025-12-15T06:33:00Z">
        <w:r w:rsidRPr="00461EF1">
          <w:rPr>
            <w:lang w:val="en-US"/>
          </w:rPr>
          <w:t>Kecukupan dan alokasi sumber daya Teknologi lnformasi yang dimiliki</w:t>
        </w:r>
        <w:r>
          <w:rPr>
            <w:lang w:val="en-US"/>
          </w:rPr>
          <w:t xml:space="preserve"> </w:t>
        </w:r>
        <w:r w:rsidRPr="00461EF1">
          <w:rPr>
            <w:lang w:val="en-US"/>
          </w:rPr>
          <w:t>Perusahaan</w:t>
        </w:r>
      </w:ins>
    </w:p>
    <w:p w14:paraId="57C01981" w14:textId="77777777" w:rsidR="00461EF1" w:rsidRPr="00461EF1" w:rsidRDefault="00461EF1" w:rsidP="00150F7A">
      <w:pPr>
        <w:pStyle w:val="Point-Heading2"/>
        <w:numPr>
          <w:ilvl w:val="0"/>
          <w:numId w:val="0"/>
        </w:numPr>
        <w:ind w:left="1800"/>
        <w:rPr>
          <w:rPrChange w:id="80" w:author="Anthonius Kanaris E" w:date="2025-12-15T13:33:00Z" w16du:dateUtc="2025-12-15T06:33:00Z">
            <w:rPr>
              <w:b/>
              <w:bCs/>
            </w:rPr>
          </w:rPrChange>
        </w:rPr>
      </w:pPr>
    </w:p>
    <w:p w14:paraId="22404154" w14:textId="008E2B4E" w:rsidR="00150F7A" w:rsidRDefault="00913D12" w:rsidP="00AD2284">
      <w:pPr>
        <w:pStyle w:val="Normal-Heading3"/>
      </w:pPr>
      <w:ins w:id="81" w:author="Anthonius Kanaris E" w:date="2025-12-15T13:44:00Z" w16du:dateUtc="2025-12-15T06:44:00Z">
        <w:r>
          <w:t>D</w:t>
        </w:r>
        <w:r>
          <w:t>alam kaitannya dengan pengelolaan data</w:t>
        </w:r>
        <w:r>
          <w:t xml:space="preserve">, </w:t>
        </w:r>
      </w:ins>
      <w:ins w:id="82" w:author="Anthonius Kanaris E" w:date="2025-12-15T13:44:00Z">
        <w:r w:rsidRPr="00913D12">
          <w:rPr>
            <w:rPrChange w:id="83" w:author="Anthonius Kanaris E" w:date="2025-12-15T13:44:00Z" w16du:dateUtc="2025-12-15T06:44:00Z">
              <w:rPr>
                <w:b/>
                <w:bCs/>
              </w:rPr>
            </w:rPrChange>
          </w:rPr>
          <w:t>Dewan Pengarah Pengelolaan Data (</w:t>
        </w:r>
        <w:r w:rsidRPr="00913D12">
          <w:rPr>
            <w:i/>
            <w:iCs/>
            <w:rPrChange w:id="84" w:author="Anthonius Kanaris E" w:date="2025-12-15T13:44:00Z" w16du:dateUtc="2025-12-15T06:44:00Z">
              <w:rPr>
                <w:b/>
                <w:bCs/>
                <w:i/>
                <w:iCs/>
              </w:rPr>
            </w:rPrChange>
          </w:rPr>
          <w:t>Data Governance Council)</w:t>
        </w:r>
        <w:r w:rsidRPr="00913D12">
          <w:rPr>
            <w:rPrChange w:id="85" w:author="Anthonius Kanaris E" w:date="2025-12-15T13:44:00Z" w16du:dateUtc="2025-12-15T06:44:00Z">
              <w:rPr>
                <w:b/>
                <w:bCs/>
              </w:rPr>
            </w:rPrChange>
          </w:rPr>
          <w:t>/Komite Pengarah Teknologi Informasi</w:t>
        </w:r>
      </w:ins>
      <w:ins w:id="86" w:author="Anthonius Kanaris E" w:date="2025-12-15T13:44:00Z" w16du:dateUtc="2025-12-15T06:44:00Z">
        <w:r w:rsidRPr="00150F7A">
          <w:t xml:space="preserve"> </w:t>
        </w:r>
        <w:r>
          <w:t xml:space="preserve"> mempunyai </w:t>
        </w:r>
      </w:ins>
      <w:commentRangeStart w:id="87"/>
      <w:commentRangeStart w:id="88"/>
      <w:del w:id="89" w:author="Anthonius Kanaris E" w:date="2025-12-15T13:45:00Z" w16du:dateUtc="2025-12-15T06:45:00Z">
        <w:r w:rsidR="00150F7A" w:rsidRPr="00150F7A" w:rsidDel="00913D12">
          <w:delText xml:space="preserve">Tugas </w:delText>
        </w:r>
      </w:del>
      <w:ins w:id="90" w:author="Anthonius Kanaris E" w:date="2025-12-15T13:45:00Z" w16du:dateUtc="2025-12-15T06:45:00Z">
        <w:r>
          <w:t>t</w:t>
        </w:r>
        <w:r w:rsidRPr="00150F7A">
          <w:t xml:space="preserve">ugas </w:t>
        </w:r>
      </w:ins>
      <w:r w:rsidR="00150F7A" w:rsidRPr="00150F7A">
        <w:t xml:space="preserve">dan </w:t>
      </w:r>
      <w:del w:id="91" w:author="Anthonius Kanaris E" w:date="2025-12-15T13:45:00Z" w16du:dateUtc="2025-12-15T06:45:00Z">
        <w:r w:rsidR="00150F7A" w:rsidRPr="00150F7A" w:rsidDel="00913D12">
          <w:delText xml:space="preserve">Tanggung </w:delText>
        </w:r>
      </w:del>
      <w:ins w:id="92" w:author="Anthonius Kanaris E" w:date="2025-12-15T13:45:00Z" w16du:dateUtc="2025-12-15T06:45:00Z">
        <w:r>
          <w:t>t</w:t>
        </w:r>
        <w:r w:rsidRPr="00150F7A">
          <w:t xml:space="preserve">anggung </w:t>
        </w:r>
      </w:ins>
      <w:del w:id="93" w:author="Anthonius Kanaris E" w:date="2025-12-15T13:45:00Z" w16du:dateUtc="2025-12-15T06:45:00Z">
        <w:r w:rsidR="00150F7A" w:rsidRPr="00150F7A" w:rsidDel="00913D12">
          <w:delText>Jawab</w:delText>
        </w:r>
      </w:del>
      <w:ins w:id="94" w:author="Anthonius Kanaris E" w:date="2025-12-15T13:45:00Z" w16du:dateUtc="2025-12-15T06:45:00Z">
        <w:r>
          <w:t>j</w:t>
        </w:r>
        <w:r w:rsidRPr="00150F7A">
          <w:t>awab</w:t>
        </w:r>
        <w:r>
          <w:t xml:space="preserve"> antara lain</w:t>
        </w:r>
      </w:ins>
      <w:r w:rsidR="00150F7A" w:rsidRPr="00150F7A">
        <w:t>:</w:t>
      </w:r>
      <w:commentRangeEnd w:id="87"/>
      <w:r w:rsidR="000C0D0A">
        <w:rPr>
          <w:rStyle w:val="CommentReference"/>
        </w:rPr>
        <w:commentReference w:id="87"/>
      </w:r>
      <w:commentRangeEnd w:id="88"/>
      <w:r w:rsidR="00461EF1">
        <w:rPr>
          <w:rStyle w:val="CommentReference"/>
        </w:rPr>
        <w:commentReference w:id="88"/>
      </w:r>
    </w:p>
    <w:p w14:paraId="163CBDC9" w14:textId="72002720" w:rsidR="00150F7A" w:rsidRDefault="00150F7A" w:rsidP="00150F7A">
      <w:pPr>
        <w:pStyle w:val="PointBawahnyapointheading2"/>
        <w:rPr>
          <w:rFonts w:ascii="Times New Roman" w:hAnsi="Times New Roman"/>
        </w:rPr>
      </w:pPr>
      <w:r>
        <w:t>Menetapkan visi, misi, dan strategi pengelolaan data perusahaan agar selaras dengan tujuan bisnis.</w:t>
      </w:r>
    </w:p>
    <w:p w14:paraId="33497607" w14:textId="417DA213" w:rsidR="00150F7A" w:rsidRDefault="00150F7A" w:rsidP="00150F7A">
      <w:pPr>
        <w:pStyle w:val="PointBawahnyapointheading2"/>
      </w:pPr>
      <w:r>
        <w:t>Menyetujui kebijakan, standar, dan prosedur tata kelola data sebelum diberlakukan.</w:t>
      </w:r>
    </w:p>
    <w:p w14:paraId="2441B240" w14:textId="78AE8285" w:rsidR="00150F7A" w:rsidRDefault="00150F7A" w:rsidP="00150F7A">
      <w:pPr>
        <w:pStyle w:val="PointBawahnyapointheading2"/>
      </w:pPr>
      <w:r>
        <w:t>Menyelesaikan perselisihan atau konflik lintas fungsi/departemen terkait kepemilikan dan definisi data (</w:t>
      </w:r>
      <w:r>
        <w:rPr>
          <w:i/>
          <w:iCs/>
        </w:rPr>
        <w:t>Issue Resolution</w:t>
      </w:r>
      <w:r>
        <w:t>).</w:t>
      </w:r>
    </w:p>
    <w:p w14:paraId="07601493" w14:textId="0331CDD5" w:rsidR="00150F7A" w:rsidRDefault="00150F7A" w:rsidP="00150F7A">
      <w:pPr>
        <w:pStyle w:val="PointBawahnyapointheading2"/>
      </w:pPr>
      <w:r>
        <w:t>Memantau metrik keberhasilan (KPI) tata kelola data dan tingkat kematangan data perusahaan.</w:t>
      </w:r>
    </w:p>
    <w:p w14:paraId="5699ABBC" w14:textId="204C1BC1" w:rsidR="00150F7A" w:rsidRPr="00150F7A" w:rsidRDefault="00150F7A" w:rsidP="00150F7A">
      <w:pPr>
        <w:pStyle w:val="PointBawahnyapointheading2"/>
      </w:pPr>
      <w:r>
        <w:t>Menyediakan dukungan sumber daya dan anggaran untuk inisiatif kualitas data.</w:t>
      </w:r>
    </w:p>
    <w:p w14:paraId="32B8DAFC" w14:textId="5A9D38A0" w:rsidR="00150F7A" w:rsidRPr="00461EF1" w:rsidDel="00461EF1" w:rsidRDefault="00150F7A" w:rsidP="00461EF1">
      <w:pPr>
        <w:pStyle w:val="Point-Heading2"/>
        <w:numPr>
          <w:ilvl w:val="0"/>
          <w:numId w:val="31"/>
        </w:numPr>
        <w:rPr>
          <w:del w:id="95" w:author="Anthonius Kanaris E" w:date="2025-12-15T13:33:00Z" w16du:dateUtc="2025-12-15T06:33:00Z"/>
          <w:lang w:val="en-US"/>
          <w:rPrChange w:id="96" w:author="Anthonius Kanaris E" w:date="2025-12-15T13:30:00Z" w16du:dateUtc="2025-12-15T06:30:00Z">
            <w:rPr>
              <w:del w:id="97" w:author="Anthonius Kanaris E" w:date="2025-12-15T13:33:00Z" w16du:dateUtc="2025-12-15T06:33:00Z"/>
            </w:rPr>
          </w:rPrChange>
        </w:rPr>
        <w:pPrChange w:id="98" w:author="Anthonius Kanaris E" w:date="2025-12-15T13:30:00Z" w16du:dateUtc="2025-12-15T06:30:00Z">
          <w:pPr>
            <w:pStyle w:val="Point-Heading2"/>
            <w:numPr>
              <w:ilvl w:val="0"/>
              <w:numId w:val="0"/>
            </w:numPr>
            <w:ind w:firstLine="0"/>
          </w:pPr>
        </w:pPrChange>
      </w:pPr>
    </w:p>
    <w:p w14:paraId="58354FCC" w14:textId="7086A7F2" w:rsidR="00150F7A" w:rsidRDefault="00150F7A" w:rsidP="00150F7A">
      <w:pPr>
        <w:pStyle w:val="Heading3"/>
      </w:pPr>
      <w:bookmarkStart w:id="99" w:name="_Toc215557225"/>
      <w:r>
        <w:rPr>
          <w:b/>
          <w:bCs/>
        </w:rPr>
        <w:t>Pemilik Data (</w:t>
      </w:r>
      <w:r w:rsidRPr="00150F7A">
        <w:rPr>
          <w:b/>
          <w:bCs/>
          <w:i/>
          <w:iCs/>
        </w:rPr>
        <w:t>Data Owner</w:t>
      </w:r>
      <w:r>
        <w:rPr>
          <w:b/>
          <w:bCs/>
        </w:rPr>
        <w:t>)</w:t>
      </w:r>
      <w:r w:rsidRPr="00150F7A">
        <w:rPr>
          <w:b/>
          <w:bCs/>
        </w:rPr>
        <w:t>,</w:t>
      </w:r>
      <w:r>
        <w:t xml:space="preserve"> m</w:t>
      </w:r>
      <w:r w:rsidR="000E5DFD">
        <w:t>erupakan pejabat struktural (Kepala Divisi/Kepala Departemen</w:t>
      </w:r>
      <w:r w:rsidR="000C0D0A">
        <w:t>/</w:t>
      </w:r>
      <w:r w:rsidR="000E5DFD">
        <w:t>Unit) yang memiliki otoritas dan akuntabilitas terhadap domain data tertentu.</w:t>
      </w:r>
      <w:bookmarkEnd w:id="99"/>
    </w:p>
    <w:p w14:paraId="536F7E29" w14:textId="77777777" w:rsidR="000E5DFD" w:rsidRDefault="000E5DFD" w:rsidP="000E5DFD"/>
    <w:p w14:paraId="27C6434D" w14:textId="77777777" w:rsidR="003B4E5F" w:rsidRDefault="003B4E5F" w:rsidP="00AD2284">
      <w:pPr>
        <w:pStyle w:val="Normal-Heading3"/>
      </w:pPr>
    </w:p>
    <w:p w14:paraId="264ADC11" w14:textId="1570E9CE" w:rsidR="000E5DFD" w:rsidRDefault="000E5DFD" w:rsidP="00AD2284">
      <w:pPr>
        <w:pStyle w:val="Normal-Heading3"/>
      </w:pPr>
      <w:r w:rsidRPr="00150F7A">
        <w:t>Tugas dan Tanggung Jawab:</w:t>
      </w:r>
    </w:p>
    <w:p w14:paraId="31DA8A33" w14:textId="4A14407F" w:rsidR="000E5DFD" w:rsidRPr="000E5DFD" w:rsidRDefault="000E5DFD" w:rsidP="000E5DFD">
      <w:pPr>
        <w:pStyle w:val="PointBawahnyapointheading2"/>
      </w:pPr>
      <w:r w:rsidRPr="000E5DFD">
        <w:t>Menentukan klasifikasi kerahasiaan data (Merah/Kuning/Hijau) pada domain yang dimilikinya.</w:t>
      </w:r>
    </w:p>
    <w:p w14:paraId="27F48C23" w14:textId="11227A28" w:rsidR="000E5DFD" w:rsidRPr="000E5DFD" w:rsidRDefault="000E5DFD" w:rsidP="000E5DFD">
      <w:pPr>
        <w:pStyle w:val="PointBawahnyapointheading2"/>
      </w:pPr>
      <w:r w:rsidRPr="000E5DFD">
        <w:t xml:space="preserve">Bertanggung jawab penuh atas kualitas (akurasi dan kelengkapan) isi data </w:t>
      </w:r>
      <w:commentRangeStart w:id="100"/>
      <w:r w:rsidRPr="000E5DFD">
        <w:t>dari sisi bisnis</w:t>
      </w:r>
      <w:commentRangeEnd w:id="100"/>
      <w:r w:rsidR="000C0D0A">
        <w:rPr>
          <w:rStyle w:val="CommentReference"/>
        </w:rPr>
        <w:commentReference w:id="100"/>
      </w:r>
      <w:r w:rsidRPr="000E5DFD">
        <w:t>.</w:t>
      </w:r>
    </w:p>
    <w:p w14:paraId="6BB0EABC" w14:textId="26EC240C" w:rsidR="000E5DFD" w:rsidRPr="000E5DFD" w:rsidRDefault="000E5DFD" w:rsidP="000E5DFD">
      <w:pPr>
        <w:pStyle w:val="PointBawahnyapointheading2"/>
      </w:pPr>
      <w:r w:rsidRPr="000E5DFD">
        <w:t>Memberikan persetujuan (</w:t>
      </w:r>
      <w:r w:rsidRPr="000E5DFD">
        <w:rPr>
          <w:i/>
          <w:iCs/>
        </w:rPr>
        <w:t>approval</w:t>
      </w:r>
      <w:r w:rsidRPr="000E5DFD">
        <w:t>) atau penolakan atas permintaan hak akses terhadap data miliknya</w:t>
      </w:r>
      <w:r w:rsidR="000469A4">
        <w:t xml:space="preserve">. </w:t>
      </w:r>
      <w:commentRangeStart w:id="101"/>
      <w:r w:rsidR="000469A4" w:rsidRPr="000469A4">
        <w:t>Persetujuan akses individu dapat didelegasikan kepada pejabat satu tingkat di bawah Data Owner</w:t>
      </w:r>
      <w:commentRangeEnd w:id="101"/>
      <w:r w:rsidR="000C0D0A">
        <w:rPr>
          <w:rStyle w:val="CommentReference"/>
        </w:rPr>
        <w:commentReference w:id="101"/>
      </w:r>
      <w:r w:rsidR="000469A4" w:rsidRPr="000469A4">
        <w:t xml:space="preserve">, atau digantikan dengan mekanisme </w:t>
      </w:r>
      <w:r w:rsidR="000469A4" w:rsidRPr="000469A4">
        <w:rPr>
          <w:i/>
          <w:iCs/>
        </w:rPr>
        <w:t>Role-Based Access Control</w:t>
      </w:r>
      <w:r w:rsidR="000469A4" w:rsidRPr="000469A4">
        <w:t xml:space="preserve"> (RBAC) yang matriks aksesnya telah disetujui secara tahunan oleh Data Owner.</w:t>
      </w:r>
    </w:p>
    <w:p w14:paraId="7D2A2E32" w14:textId="56AB074D" w:rsidR="000E5DFD" w:rsidRPr="000E5DFD" w:rsidRDefault="000E5DFD" w:rsidP="000E5DFD">
      <w:pPr>
        <w:pStyle w:val="PointBawahnyapointheading2"/>
      </w:pPr>
      <w:r w:rsidRPr="000E5DFD">
        <w:t xml:space="preserve">Menunjuk </w:t>
      </w:r>
      <w:r w:rsidRPr="000E5DFD">
        <w:rPr>
          <w:i/>
          <w:iCs/>
        </w:rPr>
        <w:t>Data Steward</w:t>
      </w:r>
      <w:r w:rsidRPr="000E5DFD">
        <w:t xml:space="preserve"> di unit kerjanya untuk menjalankan operasional tata kelola data.</w:t>
      </w:r>
    </w:p>
    <w:p w14:paraId="563B36C3" w14:textId="19661722" w:rsidR="000E5DFD" w:rsidRDefault="000E5DFD" w:rsidP="000E5DFD">
      <w:pPr>
        <w:pStyle w:val="PointBawahnyapointheading2"/>
      </w:pPr>
      <w:r w:rsidRPr="000E5DFD">
        <w:t>Mendefinisikan aturan bisnis (</w:t>
      </w:r>
      <w:r w:rsidRPr="000E5DFD">
        <w:rPr>
          <w:i/>
          <w:iCs/>
        </w:rPr>
        <w:t>business rules</w:t>
      </w:r>
      <w:r w:rsidRPr="000E5DFD">
        <w:t>) dan standar kualitas untuk data yang dikelolanya.</w:t>
      </w:r>
    </w:p>
    <w:p w14:paraId="66E884E9" w14:textId="7A853FF1" w:rsidR="00D22D51" w:rsidRDefault="003E6383" w:rsidP="000E5DFD">
      <w:pPr>
        <w:pStyle w:val="PointBawahnyapointheading2"/>
      </w:pPr>
      <w:r>
        <w:t>Melakukan penyususan aktivitas pemrosesan data dan melakukan tinjauan berkala setidaknya 1 tahun sekali.</w:t>
      </w:r>
    </w:p>
    <w:p w14:paraId="07A8C6D3" w14:textId="2AC51E3B" w:rsidR="00F84C9D" w:rsidRDefault="00F84C9D" w:rsidP="000E5DFD">
      <w:pPr>
        <w:pStyle w:val="PointBawahnyapointheading2"/>
      </w:pPr>
      <w:r w:rsidRPr="00F84C9D">
        <w:t>Tanggung jawab sebagai Data Owner melekat pada jabatan struktural dan menjadi komponen penilaian kinerja tahunan (KPI) pejabat tersebut.</w:t>
      </w:r>
    </w:p>
    <w:p w14:paraId="68236DAD" w14:textId="77777777" w:rsidR="00D22D51" w:rsidRDefault="00D22D51" w:rsidP="00D22D51">
      <w:pPr>
        <w:pStyle w:val="Point-Normal"/>
        <w:numPr>
          <w:ilvl w:val="0"/>
          <w:numId w:val="0"/>
        </w:numPr>
        <w:ind w:left="1080" w:hanging="360"/>
      </w:pPr>
    </w:p>
    <w:p w14:paraId="4137C4B8" w14:textId="66AA6D04" w:rsidR="00D22D51" w:rsidRDefault="00D22D51" w:rsidP="00D22D51">
      <w:pPr>
        <w:pStyle w:val="Heading3"/>
      </w:pPr>
      <w:bookmarkStart w:id="102" w:name="_Toc215557226"/>
      <w:r>
        <w:rPr>
          <w:b/>
          <w:bCs/>
        </w:rPr>
        <w:t>Pengolah Data (</w:t>
      </w:r>
      <w:r w:rsidRPr="00150F7A">
        <w:rPr>
          <w:b/>
          <w:bCs/>
          <w:i/>
          <w:iCs/>
        </w:rPr>
        <w:t xml:space="preserve">Data </w:t>
      </w:r>
      <w:r>
        <w:rPr>
          <w:b/>
          <w:bCs/>
          <w:i/>
          <w:iCs/>
        </w:rPr>
        <w:t>Steward</w:t>
      </w:r>
      <w:r>
        <w:rPr>
          <w:b/>
          <w:bCs/>
        </w:rPr>
        <w:t>)</w:t>
      </w:r>
      <w:r w:rsidRPr="00150F7A">
        <w:rPr>
          <w:b/>
          <w:bCs/>
        </w:rPr>
        <w:t>,</w:t>
      </w:r>
      <w:r>
        <w:t xml:space="preserve"> merupakan personil operasional yang ditunjuk oleh </w:t>
      </w:r>
      <w:r>
        <w:rPr>
          <w:i/>
          <w:iCs/>
        </w:rPr>
        <w:t>Data Owner</w:t>
      </w:r>
      <w:r>
        <w:t xml:space="preserve"> sebagai penanggung jawab dalam pengelolaan aspek harian dari data.</w:t>
      </w:r>
      <w:bookmarkEnd w:id="102"/>
    </w:p>
    <w:p w14:paraId="200601B0" w14:textId="77777777" w:rsidR="00D22D51" w:rsidRDefault="00D22D51" w:rsidP="00D22D51"/>
    <w:p w14:paraId="497CBC04" w14:textId="70B4E1A0" w:rsidR="00D22D51" w:rsidRDefault="00D22D51" w:rsidP="00AD2284">
      <w:pPr>
        <w:pStyle w:val="Normal-Heading3"/>
      </w:pPr>
      <w:r>
        <w:t>Tugas dan Tanggung Jawab:</w:t>
      </w:r>
    </w:p>
    <w:p w14:paraId="081D1DF0" w14:textId="6CEBFADB" w:rsidR="00D22D51" w:rsidRDefault="00D22D51" w:rsidP="00D22D51">
      <w:pPr>
        <w:pStyle w:val="PointBawahnyapointheading2"/>
        <w:rPr>
          <w:rFonts w:ascii="Times New Roman" w:hAnsi="Times New Roman"/>
        </w:rPr>
      </w:pPr>
      <w:r>
        <w:t xml:space="preserve">Mendefinisikan </w:t>
      </w:r>
      <w:commentRangeStart w:id="103"/>
      <w:r>
        <w:t>metadata</w:t>
      </w:r>
      <w:commentRangeEnd w:id="103"/>
      <w:r w:rsidR="00461EF1">
        <w:rPr>
          <w:rStyle w:val="CommentReference"/>
        </w:rPr>
        <w:commentReference w:id="103"/>
      </w:r>
      <w:r>
        <w:t xml:space="preserve"> dan memelihara </w:t>
      </w:r>
      <w:commentRangeStart w:id="104"/>
      <w:r>
        <w:t>Kamus Data Bisnis (</w:t>
      </w:r>
      <w:r>
        <w:rPr>
          <w:i/>
          <w:iCs/>
        </w:rPr>
        <w:t>Business Glossary</w:t>
      </w:r>
      <w:r>
        <w:t xml:space="preserve">) </w:t>
      </w:r>
      <w:commentRangeEnd w:id="104"/>
      <w:r w:rsidR="00461EF1">
        <w:rPr>
          <w:rStyle w:val="CommentReference"/>
        </w:rPr>
        <w:commentReference w:id="104"/>
      </w:r>
      <w:r>
        <w:t>agar tetap relevan.</w:t>
      </w:r>
    </w:p>
    <w:p w14:paraId="60124725" w14:textId="09B5E38C" w:rsidR="00D22D51" w:rsidRDefault="00D22D51" w:rsidP="00D22D51">
      <w:pPr>
        <w:pStyle w:val="PointBawahnyapointheading2"/>
      </w:pPr>
      <w:r>
        <w:t xml:space="preserve">Melakukan pemantauan </w:t>
      </w:r>
      <w:commentRangeStart w:id="105"/>
      <w:r>
        <w:t xml:space="preserve">kualitas data harian </w:t>
      </w:r>
      <w:commentRangeEnd w:id="105"/>
      <w:r w:rsidR="00461EF1">
        <w:rPr>
          <w:rStyle w:val="CommentReference"/>
        </w:rPr>
        <w:commentReference w:id="105"/>
      </w:r>
      <w:r>
        <w:t>dan memimpin inisiatif pembersihan data (</w:t>
      </w:r>
      <w:r>
        <w:rPr>
          <w:i/>
          <w:iCs/>
        </w:rPr>
        <w:t>data cleansing</w:t>
      </w:r>
      <w:r>
        <w:t>).</w:t>
      </w:r>
    </w:p>
    <w:p w14:paraId="384030CE" w14:textId="7D6AB9D5" w:rsidR="00D22D51" w:rsidRDefault="00D22D51" w:rsidP="00D22D51">
      <w:pPr>
        <w:pStyle w:val="PointBawahnyapointheading2"/>
      </w:pPr>
      <w:r>
        <w:t>Mengidentifikasi dan melaporkan akar masalah (</w:t>
      </w:r>
      <w:r>
        <w:rPr>
          <w:i/>
          <w:iCs/>
        </w:rPr>
        <w:t>root cause</w:t>
      </w:r>
      <w:r>
        <w:t>) jika terjadi insiden kualitas data.</w:t>
      </w:r>
    </w:p>
    <w:p w14:paraId="119D2AED" w14:textId="588C5FB6" w:rsidR="00D22D51" w:rsidRDefault="00D22D51" w:rsidP="00D22D51">
      <w:pPr>
        <w:pStyle w:val="PointBawahnyapointheading2"/>
      </w:pPr>
      <w:r>
        <w:t>Memastikan penggunaan data di unit kerjanya mematuhi kebijakan dan regulasi yang berlaku.</w:t>
      </w:r>
    </w:p>
    <w:p w14:paraId="558482A4" w14:textId="1B0A3B0A" w:rsidR="00D22D51" w:rsidRDefault="00D22D51" w:rsidP="00D22D51">
      <w:pPr>
        <w:pStyle w:val="PointBawahnyapointheading2"/>
      </w:pPr>
      <w:r>
        <w:t xml:space="preserve">Berkoordinasi dengan </w:t>
      </w:r>
      <w:r>
        <w:rPr>
          <w:i/>
          <w:iCs/>
        </w:rPr>
        <w:t>Data Custodian</w:t>
      </w:r>
      <w:r>
        <w:t xml:space="preserve"> (IT) terkait kebutuhan teknis data.</w:t>
      </w:r>
    </w:p>
    <w:p w14:paraId="6DA0409F" w14:textId="77777777" w:rsidR="00D22D51" w:rsidRDefault="00D22D51" w:rsidP="00D22D51">
      <w:pPr>
        <w:pStyle w:val="PointBawahnyapointheading2"/>
        <w:numPr>
          <w:ilvl w:val="0"/>
          <w:numId w:val="0"/>
        </w:numPr>
      </w:pPr>
    </w:p>
    <w:p w14:paraId="253E6F64" w14:textId="1BC6859B" w:rsidR="00D22D51" w:rsidRDefault="00D22D51" w:rsidP="00D22D51">
      <w:pPr>
        <w:pStyle w:val="Heading3"/>
      </w:pPr>
      <w:bookmarkStart w:id="106" w:name="_Toc215557227"/>
      <w:commentRangeStart w:id="107"/>
      <w:r>
        <w:rPr>
          <w:b/>
          <w:bCs/>
        </w:rPr>
        <w:t>Penjaga Data (</w:t>
      </w:r>
      <w:r w:rsidRPr="00150F7A">
        <w:rPr>
          <w:b/>
          <w:bCs/>
          <w:i/>
          <w:iCs/>
        </w:rPr>
        <w:t xml:space="preserve">Data </w:t>
      </w:r>
      <w:r>
        <w:rPr>
          <w:b/>
          <w:bCs/>
          <w:i/>
          <w:iCs/>
        </w:rPr>
        <w:t>Custodian</w:t>
      </w:r>
      <w:r>
        <w:rPr>
          <w:b/>
          <w:bCs/>
        </w:rPr>
        <w:t>)</w:t>
      </w:r>
      <w:r w:rsidRPr="00150F7A">
        <w:rPr>
          <w:b/>
          <w:bCs/>
        </w:rPr>
        <w:t>,</w:t>
      </w:r>
      <w:r>
        <w:t xml:space="preserve"> merupakan fungsi teknis yang dijalankan oleh Divisi Teknologi Informasi</w:t>
      </w:r>
      <w:commentRangeEnd w:id="107"/>
      <w:r w:rsidR="000C0D0A">
        <w:rPr>
          <w:rStyle w:val="CommentReference"/>
          <w:rFonts w:eastAsiaTheme="minorHAnsi" w:cstheme="minorBidi"/>
        </w:rPr>
        <w:commentReference w:id="107"/>
      </w:r>
      <w:r>
        <w:t xml:space="preserve"> untuk mengelola penyimpanan dan keamanan data.</w:t>
      </w:r>
      <w:bookmarkEnd w:id="106"/>
    </w:p>
    <w:p w14:paraId="27A4B364" w14:textId="77777777" w:rsidR="00D22D51" w:rsidRDefault="00D22D51" w:rsidP="00D22D51"/>
    <w:p w14:paraId="4AA53CC9" w14:textId="536C67F2" w:rsidR="00D22D51" w:rsidRDefault="00D22D51" w:rsidP="00AD2284">
      <w:pPr>
        <w:pStyle w:val="Normal-Heading3"/>
      </w:pPr>
      <w:r>
        <w:t>Tugas dan Tanggung Jawab:</w:t>
      </w:r>
    </w:p>
    <w:p w14:paraId="5C61CFE3" w14:textId="25EE38F2" w:rsidR="00D22D51" w:rsidRDefault="00D22D51" w:rsidP="00D22D51">
      <w:pPr>
        <w:pStyle w:val="PointBawahnyapointheading2"/>
        <w:rPr>
          <w:rFonts w:ascii="Times New Roman" w:hAnsi="Times New Roman"/>
        </w:rPr>
      </w:pPr>
      <w:r>
        <w:t>Menyediakan, memelihara, dan menjamin ketersediaan (</w:t>
      </w:r>
      <w:r>
        <w:rPr>
          <w:i/>
          <w:iCs/>
        </w:rPr>
        <w:t>availability</w:t>
      </w:r>
      <w:r>
        <w:t>) infrastruktur penyimpanan data (Database/Server).</w:t>
      </w:r>
    </w:p>
    <w:p w14:paraId="2F7131E6" w14:textId="46956AEC" w:rsidR="00D22D51" w:rsidRDefault="00D22D51" w:rsidP="00D22D51">
      <w:pPr>
        <w:pStyle w:val="PointBawahnyapointheading2"/>
      </w:pPr>
      <w:r>
        <w:t xml:space="preserve">Menerapkan kontrol keamanan teknis (enkripsi, </w:t>
      </w:r>
      <w:r>
        <w:rPr>
          <w:i/>
          <w:iCs/>
        </w:rPr>
        <w:t>masking</w:t>
      </w:r>
      <w:r>
        <w:t xml:space="preserve">, </w:t>
      </w:r>
      <w:r>
        <w:rPr>
          <w:i/>
          <w:iCs/>
        </w:rPr>
        <w:t>firewall</w:t>
      </w:r>
      <w:r>
        <w:t xml:space="preserve">) sesuai klasifikasi yang ditetapkan </w:t>
      </w:r>
      <w:r>
        <w:rPr>
          <w:i/>
          <w:iCs/>
        </w:rPr>
        <w:t>Data Owner</w:t>
      </w:r>
      <w:r>
        <w:t>.</w:t>
      </w:r>
    </w:p>
    <w:p w14:paraId="249416C1" w14:textId="434F39A6" w:rsidR="00D22D51" w:rsidRDefault="00D22D51" w:rsidP="00D22D51">
      <w:pPr>
        <w:pStyle w:val="PointBawahnyapointheading2"/>
      </w:pPr>
      <w:r>
        <w:t xml:space="preserve">Melakukan prosedur </w:t>
      </w:r>
      <w:r>
        <w:rPr>
          <w:i/>
          <w:iCs/>
        </w:rPr>
        <w:t>backup</w:t>
      </w:r>
      <w:r>
        <w:t xml:space="preserve">, </w:t>
      </w:r>
      <w:r>
        <w:rPr>
          <w:i/>
          <w:iCs/>
        </w:rPr>
        <w:t>restore</w:t>
      </w:r>
      <w:r>
        <w:t>, dan pengarsipan data secara berkala.</w:t>
      </w:r>
    </w:p>
    <w:p w14:paraId="6039A78E" w14:textId="2FDCB02A" w:rsidR="00D22D51" w:rsidRDefault="00D22D51" w:rsidP="00D22D51">
      <w:pPr>
        <w:pStyle w:val="PointBawahnyapointheading2"/>
      </w:pPr>
      <w:r>
        <w:t xml:space="preserve">Mengelola hak akses teknis (User ID/Password) berdasarkan persetujuan dari </w:t>
      </w:r>
      <w:r>
        <w:rPr>
          <w:i/>
          <w:iCs/>
        </w:rPr>
        <w:t>Data Owner</w:t>
      </w:r>
      <w:r w:rsidR="00074DC5">
        <w:t xml:space="preserve">, </w:t>
      </w:r>
      <w:r w:rsidR="00074DC5" w:rsidRPr="00074DC5">
        <w:t>kecuali untuk hak akses administratif yang diatur secara khusus dalam kebijakan ini (Lihat Poin  Otorisasi Akses Administratif).</w:t>
      </w:r>
    </w:p>
    <w:p w14:paraId="36923CCC" w14:textId="08A3C762" w:rsidR="00B14523" w:rsidRDefault="00D22D51" w:rsidP="00D22D51">
      <w:pPr>
        <w:pStyle w:val="PointBawahnyapointheading2"/>
      </w:pPr>
      <w:r>
        <w:t xml:space="preserve">Memastikan performa </w:t>
      </w:r>
      <w:r>
        <w:rPr>
          <w:i/>
          <w:iCs/>
        </w:rPr>
        <w:t>database</w:t>
      </w:r>
      <w:r>
        <w:t xml:space="preserve"> dan integritas struktur data secara teknis.</w:t>
      </w:r>
    </w:p>
    <w:p w14:paraId="34CC14D7" w14:textId="77777777" w:rsidR="00B14523" w:rsidRDefault="00B14523" w:rsidP="00D25D70"/>
    <w:p w14:paraId="248A4410" w14:textId="72789E5E" w:rsidR="00334126" w:rsidRDefault="002818CF" w:rsidP="00334126">
      <w:pPr>
        <w:pStyle w:val="Heading3"/>
      </w:pPr>
      <w:r w:rsidRPr="002818CF">
        <w:rPr>
          <w:b/>
          <w:bCs/>
        </w:rPr>
        <w:t>Satuan Kerja Pelindungan Data Pribadi (</w:t>
      </w:r>
      <w:r w:rsidRPr="002818CF">
        <w:rPr>
          <w:b/>
          <w:bCs/>
          <w:i/>
          <w:iCs/>
        </w:rPr>
        <w:t>Personal Data Protection Unit</w:t>
      </w:r>
      <w:r w:rsidRPr="002818CF">
        <w:rPr>
          <w:b/>
          <w:bCs/>
        </w:rPr>
        <w:t>),</w:t>
      </w:r>
      <w:r>
        <w:t xml:space="preserve"> </w:t>
      </w:r>
      <w:r w:rsidR="00334126">
        <w:t>merupakan fungsi yang bertanggung jawab memantau kepatuhan pelindungan data pribadi di Perusahaan.</w:t>
      </w:r>
    </w:p>
    <w:p w14:paraId="3251B069" w14:textId="30FC2694" w:rsidR="00334126" w:rsidRDefault="00334126" w:rsidP="00AD2284">
      <w:pPr>
        <w:pStyle w:val="Normal-Heading3"/>
      </w:pPr>
      <w:r>
        <w:t>Fungsi ini dilaksanakan secara kolektif oleh Tim/Komite yang beranggotakan perwakilan dari unit kerja Legal &amp; Compliance, Manajemen Risiko, IT, serta unit kerja terkait lainnya.</w:t>
      </w:r>
    </w:p>
    <w:p w14:paraId="1D6765E0" w14:textId="1870183B" w:rsidR="002818CF" w:rsidRDefault="00334126" w:rsidP="00AD2284">
      <w:pPr>
        <w:pStyle w:val="Normal-Heading3"/>
      </w:pPr>
      <w:r>
        <w:t xml:space="preserve">Untuk kepentingan korespondensi dan akuntabilitas, Direksi menunjuk </w:t>
      </w:r>
      <w:ins w:id="108" w:author="Anthonius Kanaris E" w:date="2025-12-15T13:43:00Z">
        <w:r w:rsidR="00913D12" w:rsidRPr="00913D12">
          <w:rPr>
            <w:rPrChange w:id="109" w:author="Anthonius Kanaris E" w:date="2025-12-15T13:43:00Z" w16du:dateUtc="2025-12-15T06:43:00Z">
              <w:rPr>
                <w:b/>
                <w:bCs/>
              </w:rPr>
            </w:rPrChange>
          </w:rPr>
          <w:t>Satuan Kerja Pelindungan Data Pribadi (</w:t>
        </w:r>
        <w:r w:rsidR="00913D12" w:rsidRPr="00913D12">
          <w:rPr>
            <w:i/>
            <w:iCs/>
            <w:rPrChange w:id="110" w:author="Anthonius Kanaris E" w:date="2025-12-15T13:43:00Z" w16du:dateUtc="2025-12-15T06:43:00Z">
              <w:rPr>
                <w:b/>
                <w:bCs/>
                <w:i/>
                <w:iCs/>
              </w:rPr>
            </w:rPrChange>
          </w:rPr>
          <w:t>Personal Data Protection Unit</w:t>
        </w:r>
        <w:r w:rsidR="00913D12" w:rsidRPr="00913D12">
          <w:rPr>
            <w:rPrChange w:id="111" w:author="Anthonius Kanaris E" w:date="2025-12-15T13:43:00Z" w16du:dateUtc="2025-12-15T06:43:00Z">
              <w:rPr>
                <w:b/>
                <w:bCs/>
              </w:rPr>
            </w:rPrChange>
          </w:rPr>
          <w:t>)</w:t>
        </w:r>
      </w:ins>
      <w:del w:id="112" w:author="Anthonius Kanaris E" w:date="2025-12-15T13:43:00Z" w16du:dateUtc="2025-12-15T06:43:00Z">
        <w:r w:rsidDel="00913D12">
          <w:delText xml:space="preserve">salah satu anggota tim tersebut </w:delText>
        </w:r>
      </w:del>
      <w:r>
        <w:t xml:space="preserve">sebagai </w:t>
      </w:r>
      <w:commentRangeStart w:id="113"/>
      <w:r>
        <w:t>Koordinator/Narahubung Utama (Lead DPO) yang bertindak sebagai Contact Point bagi Otoritas Pengawas dan Subjek Data.</w:t>
      </w:r>
      <w:commentRangeEnd w:id="113"/>
      <w:r w:rsidR="000C0D0A">
        <w:rPr>
          <w:rStyle w:val="CommentReference"/>
        </w:rPr>
        <w:commentReference w:id="113"/>
      </w:r>
    </w:p>
    <w:p w14:paraId="266D934C" w14:textId="77777777" w:rsidR="003D58A8" w:rsidRDefault="003D58A8" w:rsidP="003D58A8">
      <w:pPr>
        <w:rPr>
          <w:ins w:id="114" w:author="Anthonius Kanaris E" w:date="2025-12-15T13:43:00Z" w16du:dateUtc="2025-12-15T06:43:00Z"/>
        </w:rPr>
      </w:pPr>
    </w:p>
    <w:p w14:paraId="53D9883E" w14:textId="77777777" w:rsidR="00913D12" w:rsidRDefault="00913D12" w:rsidP="003D58A8">
      <w:pPr>
        <w:rPr>
          <w:ins w:id="115" w:author="Anthonius Kanaris E" w:date="2025-12-15T13:43:00Z" w16du:dateUtc="2025-12-15T06:43:00Z"/>
        </w:rPr>
      </w:pPr>
    </w:p>
    <w:p w14:paraId="0087C11C" w14:textId="77777777" w:rsidR="00913D12" w:rsidRDefault="00913D12" w:rsidP="003D58A8"/>
    <w:p w14:paraId="325B3792" w14:textId="64FC5EE8" w:rsidR="003D58A8" w:rsidRDefault="003D58A8" w:rsidP="00AD2284">
      <w:pPr>
        <w:pStyle w:val="Normal-Heading3"/>
      </w:pPr>
      <w:r>
        <w:t>Tugas dan Tanggung Jawab:</w:t>
      </w:r>
    </w:p>
    <w:p w14:paraId="2F27B3E0" w14:textId="77777777" w:rsidR="00461EF1" w:rsidRDefault="00461EF1" w:rsidP="00461EF1">
      <w:pPr>
        <w:pStyle w:val="PointBawahnyapointheading2"/>
        <w:rPr>
          <w:ins w:id="116" w:author="Anthonius Kanaris E" w:date="2025-12-15T13:39:00Z" w16du:dateUtc="2025-12-15T06:39:00Z"/>
        </w:rPr>
      </w:pPr>
      <w:ins w:id="117" w:author="Anthonius Kanaris E" w:date="2025-12-15T13:39:00Z" w16du:dateUtc="2025-12-15T06:39:00Z">
        <w:r>
          <w:t>menginformasikan dan memberikan saran kepada Pengendali Data Pribadi atau Prosesor Data Pribadi agar mematuhi ketentuan dalam Undang-Undang Pelindungan Data Pribadi;</w:t>
        </w:r>
      </w:ins>
    </w:p>
    <w:p w14:paraId="212C719E" w14:textId="77777777" w:rsidR="00461EF1" w:rsidRDefault="00461EF1" w:rsidP="00461EF1">
      <w:pPr>
        <w:pStyle w:val="PointBawahnyapointheading2"/>
        <w:rPr>
          <w:ins w:id="118" w:author="Anthonius Kanaris E" w:date="2025-12-15T13:39:00Z" w16du:dateUtc="2025-12-15T06:39:00Z"/>
        </w:rPr>
      </w:pPr>
      <w:ins w:id="119" w:author="Anthonius Kanaris E" w:date="2025-12-15T13:39:00Z" w16du:dateUtc="2025-12-15T06:39:00Z">
        <w:r>
          <w:t>memantau dan memastikan kepatuhan terhadap Undang-Undang ini dan Kebijakan Pengendali Data Pribadi atau Prosesor Data Pribadi;</w:t>
        </w:r>
      </w:ins>
    </w:p>
    <w:p w14:paraId="410F7AB0" w14:textId="77777777" w:rsidR="00461EF1" w:rsidRDefault="00461EF1" w:rsidP="00461EF1">
      <w:pPr>
        <w:pStyle w:val="PointBawahnyapointheading2"/>
        <w:rPr>
          <w:ins w:id="120" w:author="Anthonius Kanaris E" w:date="2025-12-15T13:39:00Z" w16du:dateUtc="2025-12-15T06:39:00Z"/>
        </w:rPr>
      </w:pPr>
      <w:ins w:id="121" w:author="Anthonius Kanaris E" w:date="2025-12-15T13:39:00Z" w16du:dateUtc="2025-12-15T06:39:00Z">
        <w:r>
          <w:t>berkoordinasi dan bertindak sebagai narahubung untuk isu yang berkaitan dengan pemrosesan Data Pribadi;</w:t>
        </w:r>
      </w:ins>
    </w:p>
    <w:p w14:paraId="09E285F0" w14:textId="77777777" w:rsidR="00461EF1" w:rsidRDefault="00461EF1" w:rsidP="00461EF1">
      <w:pPr>
        <w:pStyle w:val="PointBawahnyapointheading2"/>
        <w:rPr>
          <w:ins w:id="122" w:author="Anthonius Kanaris E" w:date="2025-12-15T13:39:00Z" w16du:dateUtc="2025-12-15T06:39:00Z"/>
        </w:rPr>
      </w:pPr>
      <w:ins w:id="123" w:author="Anthonius Kanaris E" w:date="2025-12-15T13:39:00Z" w16du:dateUtc="2025-12-15T06:39:00Z">
        <w:r>
          <w:t>Petugas yang melaksanakan fungsi Pelindungan Data Pribadi wajib memperhatikan risiko terkait pemrosesan Data Pribadi, dengan mempertimbangkan sifat, ruang lingkup, konteks, dan tujuan pemrosesan;</w:t>
        </w:r>
      </w:ins>
    </w:p>
    <w:p w14:paraId="5238ED0D" w14:textId="77777777" w:rsidR="00461EF1" w:rsidRDefault="00461EF1" w:rsidP="00461EF1">
      <w:pPr>
        <w:pStyle w:val="PointBawahnyapointheading2"/>
        <w:rPr>
          <w:ins w:id="124" w:author="Anthonius Kanaris E" w:date="2025-12-15T13:39:00Z" w16du:dateUtc="2025-12-15T06:39:00Z"/>
        </w:rPr>
      </w:pPr>
      <w:ins w:id="125" w:author="Anthonius Kanaris E" w:date="2025-12-15T13:39:00Z" w16du:dateUtc="2025-12-15T06:39:00Z">
        <w:r>
          <w:t>membantu Perusahaan dalam merancang dan mengimplementasikan sistem pelindungan Data Pribadi yang baik di dalam Perusahaan, termasuk bekerja sama dengan manajemen Perusahaan atau divisi-divisi terkait di dalam Perusahaan untuk memastikan pemrosesan sudah sesuai dengan aturan yang berlaku;</w:t>
        </w:r>
      </w:ins>
    </w:p>
    <w:p w14:paraId="6CEAF3A5" w14:textId="77777777" w:rsidR="00461EF1" w:rsidRDefault="00461EF1" w:rsidP="00461EF1">
      <w:pPr>
        <w:pStyle w:val="PointBawahnyapointheading2"/>
        <w:rPr>
          <w:ins w:id="126" w:author="Anthonius Kanaris E" w:date="2025-12-15T13:39:00Z" w16du:dateUtc="2025-12-15T06:39:00Z"/>
        </w:rPr>
      </w:pPr>
      <w:ins w:id="127" w:author="Anthonius Kanaris E" w:date="2025-12-15T13:39:00Z" w16du:dateUtc="2025-12-15T06:39:00Z">
        <w:r>
          <w:t>membantu Perusahaan dalam melakukan analisis dampak Pelindungan Data Pribadi atas kebijakan atau produk baru yang akan diterbitkan oleh Perusahaan dan memantau kinerja Pengendali Data Pribadi dan Prosesor Data Pribadi</w:t>
        </w:r>
      </w:ins>
    </w:p>
    <w:p w14:paraId="0C91FEAD" w14:textId="77777777" w:rsidR="00461EF1" w:rsidRDefault="00461EF1" w:rsidP="00461EF1">
      <w:pPr>
        <w:pStyle w:val="PointBawahnyapointheading2"/>
        <w:rPr>
          <w:ins w:id="128" w:author="Anthonius Kanaris E" w:date="2025-12-15T13:39:00Z" w16du:dateUtc="2025-12-15T06:39:00Z"/>
        </w:rPr>
      </w:pPr>
      <w:ins w:id="129" w:author="Anthonius Kanaris E" w:date="2025-12-15T13:39:00Z" w16du:dateUtc="2025-12-15T06:39:00Z">
        <w:r>
          <w:t>berperan secara independen dalam menjalankan tugasnya serta wajib memberikan saran sesuai dengan keahliannya.</w:t>
        </w:r>
      </w:ins>
    </w:p>
    <w:p w14:paraId="07AF8C59" w14:textId="77777777" w:rsidR="00913D12" w:rsidRDefault="00913D12" w:rsidP="00913D12">
      <w:pPr>
        <w:pStyle w:val="PointBawahnyapointheading2"/>
        <w:numPr>
          <w:ilvl w:val="0"/>
          <w:numId w:val="0"/>
        </w:numPr>
        <w:ind w:left="2160"/>
        <w:rPr>
          <w:ins w:id="130" w:author="Anthonius Kanaris E" w:date="2025-12-15T13:41:00Z" w16du:dateUtc="2025-12-15T06:41:00Z"/>
        </w:rPr>
      </w:pPr>
    </w:p>
    <w:p w14:paraId="5BDCDD46" w14:textId="58C7E52B" w:rsidR="00461EF1" w:rsidRDefault="00461EF1" w:rsidP="00913D12">
      <w:pPr>
        <w:pStyle w:val="PointBawahnyapointheading2"/>
        <w:numPr>
          <w:ilvl w:val="0"/>
          <w:numId w:val="0"/>
        </w:numPr>
        <w:ind w:left="2160"/>
        <w:rPr>
          <w:ins w:id="131" w:author="Anthonius Kanaris E" w:date="2025-12-15T13:39:00Z" w16du:dateUtc="2025-12-15T06:39:00Z"/>
        </w:rPr>
        <w:pPrChange w:id="132" w:author="Anthonius Kanaris E" w:date="2025-12-15T13:41:00Z" w16du:dateUtc="2025-12-15T06:41:00Z">
          <w:pPr>
            <w:pStyle w:val="PointBawahnyapointheading2"/>
          </w:pPr>
        </w:pPrChange>
      </w:pPr>
      <w:ins w:id="133" w:author="Anthonius Kanaris E" w:date="2025-12-15T13:39:00Z" w16du:dateUtc="2025-12-15T06:39:00Z">
        <w:r>
          <w:t>Segala sesuatu yang terkait dengan pemrosesan Data Pribadi di dalam Perusahaan harus melibatkan Petugas Pelindungan Data Pribadi. Perusahaan wajib berkonsultasi dengan Petugas Pelindungan Data Pribadi sebelum memberikan keputusan terhadap pemrosesan Data Pribadi dalam Perusahaan.</w:t>
        </w:r>
      </w:ins>
    </w:p>
    <w:p w14:paraId="4321A66A" w14:textId="77777777" w:rsidR="00461EF1" w:rsidRDefault="00461EF1" w:rsidP="00913D12">
      <w:pPr>
        <w:pStyle w:val="PointBawahnyapointheading2"/>
        <w:numPr>
          <w:ilvl w:val="0"/>
          <w:numId w:val="0"/>
        </w:numPr>
        <w:ind w:left="2517"/>
        <w:rPr>
          <w:ins w:id="134" w:author="Anthonius Kanaris E" w:date="2025-12-15T13:39:00Z" w16du:dateUtc="2025-12-15T06:39:00Z"/>
        </w:rPr>
        <w:pPrChange w:id="135" w:author="Anthonius Kanaris E" w:date="2025-12-15T13:41:00Z" w16du:dateUtc="2025-12-15T06:41:00Z">
          <w:pPr>
            <w:pStyle w:val="PointBawahnyapointheading2"/>
          </w:pPr>
        </w:pPrChange>
      </w:pPr>
    </w:p>
    <w:p w14:paraId="0CCCD416" w14:textId="46CE5502" w:rsidR="003D58A8" w:rsidDel="00461EF1" w:rsidRDefault="003D58A8" w:rsidP="003D58A8">
      <w:pPr>
        <w:pStyle w:val="PointBawahnyapointheading2"/>
        <w:rPr>
          <w:del w:id="136" w:author="Anthonius Kanaris E" w:date="2025-12-15T13:39:00Z" w16du:dateUtc="2025-12-15T06:39:00Z"/>
          <w:rFonts w:ascii="Times New Roman" w:hAnsi="Times New Roman"/>
        </w:rPr>
      </w:pPr>
      <w:del w:id="137" w:author="Anthonius Kanaris E" w:date="2025-12-15T13:39:00Z" w16du:dateUtc="2025-12-15T06:39:00Z">
        <w:r w:rsidDel="00461EF1">
          <w:delText>Memantau kepatuhan Perusahaan terhadap ketentuan UU Pelindungan Data Pribadi.</w:delText>
        </w:r>
      </w:del>
    </w:p>
    <w:p w14:paraId="28F10545" w14:textId="0A4C6809" w:rsidR="003D58A8" w:rsidDel="00461EF1" w:rsidRDefault="003D58A8" w:rsidP="003D58A8">
      <w:pPr>
        <w:pStyle w:val="PointBawahnyapointheading2"/>
        <w:rPr>
          <w:del w:id="138" w:author="Anthonius Kanaris E" w:date="2025-12-15T13:39:00Z" w16du:dateUtc="2025-12-15T06:39:00Z"/>
        </w:rPr>
      </w:pPr>
      <w:del w:id="139" w:author="Anthonius Kanaris E" w:date="2025-12-15T13:39:00Z" w16du:dateUtc="2025-12-15T06:39:00Z">
        <w:r w:rsidDel="00461EF1">
          <w:delText>Melakukan tinjauan dan validasi atas Penilaian Dampak Pelindungan Data Pribadi (</w:delText>
        </w:r>
        <w:r w:rsidDel="00461EF1">
          <w:rPr>
            <w:i/>
            <w:iCs/>
          </w:rPr>
          <w:delText>DPIA</w:delText>
        </w:r>
        <w:r w:rsidDel="00461EF1">
          <w:delText>).</w:delText>
        </w:r>
      </w:del>
    </w:p>
    <w:p w14:paraId="4163E129" w14:textId="576BA9E4" w:rsidR="003D58A8" w:rsidDel="00461EF1" w:rsidRDefault="003D58A8" w:rsidP="003D58A8">
      <w:pPr>
        <w:pStyle w:val="PointBawahnyapointheading2"/>
        <w:rPr>
          <w:del w:id="140" w:author="Anthonius Kanaris E" w:date="2025-12-15T13:39:00Z" w16du:dateUtc="2025-12-15T06:39:00Z"/>
        </w:rPr>
      </w:pPr>
      <w:del w:id="141" w:author="Anthonius Kanaris E" w:date="2025-12-15T13:39:00Z" w16du:dateUtc="2025-12-15T06:39:00Z">
        <w:r w:rsidDel="00461EF1">
          <w:delText>Menjadi narahubung utama (</w:delText>
        </w:r>
        <w:r w:rsidDel="00461EF1">
          <w:rPr>
            <w:i/>
            <w:iCs/>
          </w:rPr>
          <w:delText>contact point</w:delText>
        </w:r>
        <w:r w:rsidDel="00461EF1">
          <w:delText>) dengan Otoritas Pengawas dan Subjek Data.</w:delText>
        </w:r>
      </w:del>
    </w:p>
    <w:p w14:paraId="2FC1CB78" w14:textId="58617DE6" w:rsidR="003D58A8" w:rsidRDefault="003D58A8" w:rsidP="003D58A8">
      <w:pPr>
        <w:pStyle w:val="PointBawahnyapointheading2"/>
      </w:pPr>
      <w:del w:id="142" w:author="Anthonius Kanaris E" w:date="2025-12-15T13:39:00Z" w16du:dateUtc="2025-12-15T06:39:00Z">
        <w:r w:rsidDel="00461EF1">
          <w:delText>Mengelola pelaporan insiden kegagalan pelindungan data pribadi</w:delText>
        </w:r>
      </w:del>
      <w:r>
        <w:t>.</w:t>
      </w:r>
    </w:p>
    <w:p w14:paraId="144283C5" w14:textId="77777777" w:rsidR="003D58A8" w:rsidRDefault="003D58A8" w:rsidP="003D58A8"/>
    <w:p w14:paraId="6073557B" w14:textId="0778C278" w:rsidR="00873896" w:rsidRDefault="00873896" w:rsidP="00873896">
      <w:pPr>
        <w:pStyle w:val="Heading3"/>
      </w:pPr>
      <w:r>
        <w:t xml:space="preserve">Satuan Kerja Audit Internal (Internal Audit), merupakan </w:t>
      </w:r>
      <w:r w:rsidR="00672984">
        <w:t>lini</w:t>
      </w:r>
      <w:r>
        <w:t xml:space="preserve"> </w:t>
      </w:r>
      <w:r w:rsidR="00C716DF">
        <w:t>pertahanan ketiga (</w:t>
      </w:r>
      <w:r w:rsidR="00C716DF" w:rsidRPr="00913D12">
        <w:rPr>
          <w:i/>
          <w:iCs/>
          <w:rPrChange w:id="143" w:author="Anthonius Kanaris E" w:date="2025-12-15T13:43:00Z" w16du:dateUtc="2025-12-15T06:43:00Z">
            <w:rPr/>
          </w:rPrChange>
        </w:rPr>
        <w:t>third line of defense</w:t>
      </w:r>
      <w:r w:rsidR="00C716DF">
        <w:t>) dalam struktur tata kelola pe</w:t>
      </w:r>
      <w:r w:rsidR="00AA0880">
        <w:t>r</w:t>
      </w:r>
      <w:r w:rsidR="00C716DF">
        <w:t>usahaan.</w:t>
      </w:r>
    </w:p>
    <w:p w14:paraId="5AB4D60F" w14:textId="77777777" w:rsidR="00C716DF" w:rsidRDefault="00C716DF" w:rsidP="00C716DF"/>
    <w:p w14:paraId="568056AC" w14:textId="1CC6AFAC" w:rsidR="00C716DF" w:rsidRDefault="00913D12" w:rsidP="00AD2284">
      <w:pPr>
        <w:pStyle w:val="Normal-Heading3"/>
      </w:pPr>
      <w:ins w:id="144" w:author="Anthonius Kanaris E" w:date="2025-12-15T13:43:00Z" w16du:dateUtc="2025-12-15T06:43:00Z">
        <w:r>
          <w:t>Satuan Kerja Audit Internal (Internal Audit)</w:t>
        </w:r>
        <w:r>
          <w:t xml:space="preserve"> dalam kaitannya dengan </w:t>
        </w:r>
      </w:ins>
      <w:ins w:id="145" w:author="Anthonius Kanaris E" w:date="2025-12-15T13:44:00Z" w16du:dateUtc="2025-12-15T06:44:00Z">
        <w:r>
          <w:t xml:space="preserve">pengelolaan data mempunyai </w:t>
        </w:r>
      </w:ins>
      <w:del w:id="146" w:author="Anthonius Kanaris E" w:date="2025-12-15T13:44:00Z" w16du:dateUtc="2025-12-15T06:44:00Z">
        <w:r w:rsidR="00C716DF" w:rsidDel="00913D12">
          <w:delText xml:space="preserve">Tugas </w:delText>
        </w:r>
      </w:del>
      <w:ins w:id="147" w:author="Anthonius Kanaris E" w:date="2025-12-15T13:44:00Z" w16du:dateUtc="2025-12-15T06:44:00Z">
        <w:r>
          <w:t>t</w:t>
        </w:r>
        <w:r>
          <w:t xml:space="preserve">ugas </w:t>
        </w:r>
      </w:ins>
      <w:r w:rsidR="00C716DF">
        <w:t xml:space="preserve">dan </w:t>
      </w:r>
      <w:del w:id="148" w:author="Anthonius Kanaris E" w:date="2025-12-15T13:44:00Z" w16du:dateUtc="2025-12-15T06:44:00Z">
        <w:r w:rsidR="00C716DF" w:rsidDel="00913D12">
          <w:delText xml:space="preserve">Tanggung </w:delText>
        </w:r>
      </w:del>
      <w:ins w:id="149" w:author="Anthonius Kanaris E" w:date="2025-12-15T13:44:00Z" w16du:dateUtc="2025-12-15T06:44:00Z">
        <w:r>
          <w:t>t</w:t>
        </w:r>
        <w:r>
          <w:t xml:space="preserve">anggung </w:t>
        </w:r>
      </w:ins>
      <w:del w:id="150" w:author="Anthonius Kanaris E" w:date="2025-12-15T13:44:00Z" w16du:dateUtc="2025-12-15T06:44:00Z">
        <w:r w:rsidR="00C716DF" w:rsidDel="00913D12">
          <w:delText>Jawab</w:delText>
        </w:r>
      </w:del>
      <w:ins w:id="151" w:author="Anthonius Kanaris E" w:date="2025-12-15T13:44:00Z" w16du:dateUtc="2025-12-15T06:44:00Z">
        <w:r>
          <w:t>j</w:t>
        </w:r>
        <w:r>
          <w:t>awab</w:t>
        </w:r>
        <w:r>
          <w:t xml:space="preserve"> antara lain</w:t>
        </w:r>
      </w:ins>
      <w:r w:rsidR="00C716DF">
        <w:t>:</w:t>
      </w:r>
    </w:p>
    <w:p w14:paraId="069891E1" w14:textId="5C7A0B09" w:rsidR="00C716DF" w:rsidRPr="00C716DF" w:rsidRDefault="00C716DF" w:rsidP="00C716DF">
      <w:pPr>
        <w:pStyle w:val="PointBawahnyapointheading2"/>
      </w:pPr>
      <w:r w:rsidRPr="00C716DF">
        <w:t>Melakukan pemeriksaan berkala (</w:t>
      </w:r>
      <w:r w:rsidRPr="00C716DF">
        <w:rPr>
          <w:i/>
          <w:iCs/>
        </w:rPr>
        <w:t>periodic audit</w:t>
      </w:r>
      <w:r w:rsidRPr="00C716DF">
        <w:t>) untuk memastikan seluruh unit kerja telah mematuhi ketentuan dalam Kebijakan Pengelolaan Data dan regulasi terkait (seperti UU PDP dan SEOJK).</w:t>
      </w:r>
    </w:p>
    <w:p w14:paraId="262124BB" w14:textId="326A8679" w:rsidR="00C716DF" w:rsidRPr="00C716DF" w:rsidRDefault="00C716DF" w:rsidP="00C716DF">
      <w:pPr>
        <w:pStyle w:val="PointBawahnyapointheading2"/>
      </w:pPr>
      <w:r w:rsidRPr="00C716DF">
        <w:t xml:space="preserve">Melakukan validasi independen atas laporan kualitas data dan keamanan data yang dihasilkan oleh </w:t>
      </w:r>
      <w:r w:rsidRPr="00C716DF">
        <w:rPr>
          <w:i/>
          <w:iCs/>
        </w:rPr>
        <w:t>Data Governance Council</w:t>
      </w:r>
      <w:r w:rsidRPr="00C716DF">
        <w:t xml:space="preserve"> atau unit terkait lainnya.</w:t>
      </w:r>
    </w:p>
    <w:p w14:paraId="608AD20E" w14:textId="45BD5745" w:rsidR="00C716DF" w:rsidRDefault="00C716DF" w:rsidP="00C716DF">
      <w:pPr>
        <w:pStyle w:val="PointBawahnyapointheading2"/>
      </w:pPr>
      <w:r w:rsidRPr="00C716DF">
        <w:t>Mengevaluasi kecukupan pengendalian internal (</w:t>
      </w:r>
      <w:r w:rsidRPr="00C716DF">
        <w:rPr>
          <w:i/>
          <w:iCs/>
        </w:rPr>
        <w:t>internal control</w:t>
      </w:r>
      <w:r w:rsidRPr="00C716DF">
        <w:t>) dalam proses manajemen data untuk memitigasi risiko kebocoran, kehilangan, atau penyalahgunaan data.</w:t>
      </w:r>
    </w:p>
    <w:p w14:paraId="0231CB08" w14:textId="02C0068B" w:rsidR="005F2ED0" w:rsidRPr="00C716DF" w:rsidRDefault="005F2ED0" w:rsidP="00C716DF">
      <w:pPr>
        <w:pStyle w:val="PointBawahnyapointheading2"/>
      </w:pPr>
      <w:r w:rsidRPr="005F2ED0">
        <w:t>Memastikan tindak lanjut perbaikan (</w:t>
      </w:r>
      <w:r w:rsidRPr="005F2ED0">
        <w:rPr>
          <w:i/>
          <w:iCs/>
        </w:rPr>
        <w:t>corrective actions</w:t>
      </w:r>
      <w:r w:rsidRPr="005F2ED0">
        <w:t>) atas temuan penyimpangan data telah dijalankan dengan tepat waktu.</w:t>
      </w:r>
    </w:p>
    <w:p w14:paraId="325A3AF8" w14:textId="2715FBB8" w:rsidR="002818CF" w:rsidRDefault="00C716DF" w:rsidP="002D33F2">
      <w:pPr>
        <w:pStyle w:val="PointBawahnyapointheading2"/>
      </w:pPr>
      <w:r w:rsidRPr="00C716DF">
        <w:t>Melaporkan hasil temuan audit dan rekomendasi perbaikan secara langsung kepada Komite Audit dan Direksi.</w:t>
      </w:r>
    </w:p>
    <w:p w14:paraId="5564B5CB" w14:textId="69143D92" w:rsidR="00B14523" w:rsidRDefault="00794EA6" w:rsidP="00794EA6">
      <w:pPr>
        <w:pStyle w:val="Heading2"/>
      </w:pPr>
      <w:bookmarkStart w:id="152" w:name="_Toc215557228"/>
      <w:bookmarkStart w:id="153" w:name="_Toc215633020"/>
      <w:r>
        <w:t>RACI Matrix</w:t>
      </w:r>
      <w:bookmarkEnd w:id="152"/>
      <w:bookmarkEnd w:id="153"/>
    </w:p>
    <w:p w14:paraId="3BF632B1" w14:textId="77777777" w:rsidR="00D22D51" w:rsidRPr="00D22D51" w:rsidRDefault="00D22D51" w:rsidP="00D22D51">
      <w:r w:rsidRPr="00D22D51">
        <w:t>Untuk memperjelas interaksi antar peran dalam aktivitas tata kelola data, digunakan matriks RACI sebagai berikut:</w:t>
      </w:r>
    </w:p>
    <w:p w14:paraId="6F037D8D" w14:textId="77777777" w:rsidR="00D22D51" w:rsidRPr="00D22D51" w:rsidRDefault="00D22D51" w:rsidP="00894152">
      <w:pPr>
        <w:pStyle w:val="Point-Normal"/>
      </w:pPr>
      <w:r w:rsidRPr="00D22D51">
        <w:rPr>
          <w:b/>
          <w:bCs/>
        </w:rPr>
        <w:t>R (Responsible):</w:t>
      </w:r>
      <w:r w:rsidRPr="00D22D51">
        <w:t xml:space="preserve"> Pelaksana yang mengerjakan aktivitas.</w:t>
      </w:r>
    </w:p>
    <w:p w14:paraId="73F46E79" w14:textId="77777777" w:rsidR="00D22D51" w:rsidRPr="00D22D51" w:rsidRDefault="00D22D51" w:rsidP="00894152">
      <w:pPr>
        <w:pStyle w:val="Point-Normal"/>
      </w:pPr>
      <w:r w:rsidRPr="00D22D51">
        <w:rPr>
          <w:b/>
          <w:bCs/>
        </w:rPr>
        <w:t>A (Accountable):</w:t>
      </w:r>
      <w:r w:rsidRPr="00D22D51">
        <w:t xml:space="preserve"> Penanggung jawab akhir yang memiliki wewenang keputusan (hanya satu orang/peran).</w:t>
      </w:r>
    </w:p>
    <w:p w14:paraId="033F19A9" w14:textId="77777777" w:rsidR="00D22D51" w:rsidRPr="00D22D51" w:rsidRDefault="00D22D51" w:rsidP="00894152">
      <w:pPr>
        <w:pStyle w:val="Point-Normal"/>
      </w:pPr>
      <w:r w:rsidRPr="00D22D51">
        <w:rPr>
          <w:b/>
          <w:bCs/>
        </w:rPr>
        <w:t>C (Consulted):</w:t>
      </w:r>
      <w:r w:rsidRPr="00D22D51">
        <w:t xml:space="preserve"> Pihak yang diajak berkonsultasi/memberi masukan sebelum keputusan diambil.</w:t>
      </w:r>
    </w:p>
    <w:p w14:paraId="26C82C0F" w14:textId="77777777" w:rsidR="00D22D51" w:rsidRPr="00D22D51" w:rsidRDefault="00D22D51" w:rsidP="00894152">
      <w:pPr>
        <w:pStyle w:val="Point-Normal"/>
      </w:pPr>
      <w:r w:rsidRPr="00D22D51">
        <w:rPr>
          <w:b/>
          <w:bCs/>
        </w:rPr>
        <w:t>I (Informed):</w:t>
      </w:r>
      <w:r w:rsidRPr="00D22D51">
        <w:t xml:space="preserve"> Pihak yang diinformasikan setelah keputusan/tindakan dilakukan.</w:t>
      </w:r>
    </w:p>
    <w:p w14:paraId="2FF27D3C" w14:textId="77777777" w:rsidR="00D22D51" w:rsidRPr="00D22D51" w:rsidRDefault="00D22D51" w:rsidP="00D22D51"/>
    <w:tbl>
      <w:tblPr>
        <w:tblStyle w:val="TableGrid"/>
        <w:tblW w:w="0" w:type="auto"/>
        <w:tblInd w:w="421" w:type="dxa"/>
        <w:tblCellMar>
          <w:top w:w="57" w:type="dxa"/>
          <w:left w:w="57" w:type="dxa"/>
          <w:bottom w:w="57" w:type="dxa"/>
          <w:right w:w="57" w:type="dxa"/>
        </w:tblCellMar>
        <w:tblLook w:val="04A0" w:firstRow="1" w:lastRow="0" w:firstColumn="1" w:lastColumn="0" w:noHBand="0" w:noVBand="1"/>
      </w:tblPr>
      <w:tblGrid>
        <w:gridCol w:w="2515"/>
        <w:gridCol w:w="987"/>
        <w:gridCol w:w="960"/>
        <w:gridCol w:w="974"/>
        <w:gridCol w:w="991"/>
        <w:gridCol w:w="1192"/>
        <w:gridCol w:w="970"/>
      </w:tblGrid>
      <w:tr w:rsidR="00672984" w14:paraId="33B12E59" w14:textId="48F68C64" w:rsidTr="00672984">
        <w:trPr>
          <w:trHeight w:val="244"/>
        </w:trPr>
        <w:tc>
          <w:tcPr>
            <w:tcW w:w="2516" w:type="dxa"/>
            <w:vMerge w:val="restart"/>
          </w:tcPr>
          <w:p w14:paraId="75D2231A" w14:textId="77777777" w:rsidR="00672984" w:rsidRDefault="00672984" w:rsidP="00DE7AA5">
            <w:pPr>
              <w:pStyle w:val="TableHeader"/>
            </w:pPr>
            <w:r>
              <w:t>Tanggung Jawab</w:t>
            </w:r>
          </w:p>
        </w:tc>
        <w:tc>
          <w:tcPr>
            <w:tcW w:w="6073" w:type="dxa"/>
            <w:gridSpan w:val="6"/>
          </w:tcPr>
          <w:p w14:paraId="3574A5BB" w14:textId="5DAEFB2D" w:rsidR="00672984" w:rsidRDefault="00672984" w:rsidP="00DE7AA5">
            <w:pPr>
              <w:pStyle w:val="TableHeader"/>
            </w:pPr>
            <w:r>
              <w:t>Bagian Terkait</w:t>
            </w:r>
          </w:p>
        </w:tc>
      </w:tr>
      <w:tr w:rsidR="00672984" w14:paraId="02F2A3A1" w14:textId="5706D125" w:rsidTr="00672984">
        <w:trPr>
          <w:trHeight w:val="244"/>
        </w:trPr>
        <w:tc>
          <w:tcPr>
            <w:tcW w:w="2516" w:type="dxa"/>
            <w:vMerge/>
          </w:tcPr>
          <w:p w14:paraId="2F4BDADC" w14:textId="77777777" w:rsidR="00672984" w:rsidRPr="00EF3B66" w:rsidRDefault="00672984" w:rsidP="00DE7AA5">
            <w:pPr>
              <w:pStyle w:val="TableHeader"/>
            </w:pPr>
          </w:p>
        </w:tc>
        <w:tc>
          <w:tcPr>
            <w:tcW w:w="987" w:type="dxa"/>
          </w:tcPr>
          <w:p w14:paraId="0C17EB30" w14:textId="5BBA9626" w:rsidR="00672984" w:rsidRPr="00EF3B66" w:rsidRDefault="00672984" w:rsidP="00672984">
            <w:pPr>
              <w:pStyle w:val="TableHeaderSmall"/>
            </w:pPr>
            <w:r>
              <w:t>Komite Pengarah TI</w:t>
            </w:r>
          </w:p>
        </w:tc>
        <w:tc>
          <w:tcPr>
            <w:tcW w:w="960" w:type="dxa"/>
          </w:tcPr>
          <w:p w14:paraId="0CA64BEF" w14:textId="51D93F9E" w:rsidR="00672984" w:rsidRPr="00EF3B66" w:rsidRDefault="00672984" w:rsidP="00672984">
            <w:pPr>
              <w:pStyle w:val="TableHeaderSmall"/>
            </w:pPr>
            <w:r>
              <w:t>Data Owner</w:t>
            </w:r>
          </w:p>
        </w:tc>
        <w:tc>
          <w:tcPr>
            <w:tcW w:w="974" w:type="dxa"/>
          </w:tcPr>
          <w:p w14:paraId="5987E3E6" w14:textId="518EA5E8" w:rsidR="00672984" w:rsidRPr="00EF3B66" w:rsidRDefault="00672984" w:rsidP="00672984">
            <w:pPr>
              <w:pStyle w:val="TableHeaderSmall"/>
            </w:pPr>
            <w:r>
              <w:t>Data Steward</w:t>
            </w:r>
          </w:p>
        </w:tc>
        <w:tc>
          <w:tcPr>
            <w:tcW w:w="991" w:type="dxa"/>
          </w:tcPr>
          <w:p w14:paraId="00DEEB39" w14:textId="15DFAB0F" w:rsidR="00672984" w:rsidRPr="00EF3B66" w:rsidRDefault="00672984" w:rsidP="00672984">
            <w:pPr>
              <w:pStyle w:val="TableHeaderSmall"/>
            </w:pPr>
            <w:r>
              <w:t>Data Custodian</w:t>
            </w:r>
          </w:p>
        </w:tc>
        <w:tc>
          <w:tcPr>
            <w:tcW w:w="1191" w:type="dxa"/>
          </w:tcPr>
          <w:p w14:paraId="1A5BE7E4" w14:textId="59A44693" w:rsidR="00672984" w:rsidRDefault="00672984" w:rsidP="00672984">
            <w:pPr>
              <w:pStyle w:val="TableHeaderSmall"/>
            </w:pPr>
            <w:r>
              <w:t>Satker Pelindungan Data Pribadi</w:t>
            </w:r>
          </w:p>
        </w:tc>
        <w:tc>
          <w:tcPr>
            <w:tcW w:w="970" w:type="dxa"/>
          </w:tcPr>
          <w:p w14:paraId="3B926CF5" w14:textId="5C6B5450" w:rsidR="00672984" w:rsidRDefault="00672984" w:rsidP="00672984">
            <w:pPr>
              <w:pStyle w:val="TableHeaderSmall"/>
            </w:pPr>
            <w:r>
              <w:t>Internal Audit</w:t>
            </w:r>
          </w:p>
        </w:tc>
      </w:tr>
      <w:tr w:rsidR="00672984" w14:paraId="61C400B8" w14:textId="7B6AB7C9" w:rsidTr="00672984">
        <w:trPr>
          <w:trHeight w:val="244"/>
        </w:trPr>
        <w:tc>
          <w:tcPr>
            <w:tcW w:w="2516" w:type="dxa"/>
          </w:tcPr>
          <w:p w14:paraId="317C1AA0" w14:textId="49495A52" w:rsidR="00672984" w:rsidRPr="00D22D51" w:rsidRDefault="00672984" w:rsidP="00D22D51">
            <w:pPr>
              <w:pStyle w:val="Header-TableInfo"/>
            </w:pPr>
            <w:r w:rsidRPr="00D22D51">
              <w:t xml:space="preserve">Menetapkan </w:t>
            </w:r>
            <w:r>
              <w:t>strategi dan kebijakan data.</w:t>
            </w:r>
          </w:p>
        </w:tc>
        <w:tc>
          <w:tcPr>
            <w:tcW w:w="987" w:type="dxa"/>
          </w:tcPr>
          <w:p w14:paraId="011647E0" w14:textId="272CCD02" w:rsidR="00672984" w:rsidRDefault="00672984" w:rsidP="00D22D51">
            <w:pPr>
              <w:pStyle w:val="contenttable-center"/>
              <w:tabs>
                <w:tab w:val="left" w:pos="446"/>
                <w:tab w:val="center" w:pos="565"/>
              </w:tabs>
              <w:jc w:val="left"/>
            </w:pPr>
            <w:r>
              <w:tab/>
            </w:r>
            <w:r>
              <w:tab/>
              <w:t>A</w:t>
            </w:r>
          </w:p>
        </w:tc>
        <w:tc>
          <w:tcPr>
            <w:tcW w:w="960" w:type="dxa"/>
          </w:tcPr>
          <w:p w14:paraId="4ED01C1A" w14:textId="2A3D1C2B" w:rsidR="00672984" w:rsidRDefault="00672984" w:rsidP="00DE7AA5">
            <w:pPr>
              <w:pStyle w:val="contenttable-center"/>
            </w:pPr>
            <w:r>
              <w:t>C</w:t>
            </w:r>
          </w:p>
        </w:tc>
        <w:tc>
          <w:tcPr>
            <w:tcW w:w="974" w:type="dxa"/>
          </w:tcPr>
          <w:p w14:paraId="20D2EABA" w14:textId="274BAC36" w:rsidR="00672984" w:rsidRDefault="00672984" w:rsidP="00DE7AA5">
            <w:pPr>
              <w:pStyle w:val="contenttable-center"/>
            </w:pPr>
            <w:r>
              <w:t>I</w:t>
            </w:r>
          </w:p>
        </w:tc>
        <w:tc>
          <w:tcPr>
            <w:tcW w:w="991" w:type="dxa"/>
          </w:tcPr>
          <w:p w14:paraId="12445029" w14:textId="4DBF05B4" w:rsidR="00672984" w:rsidRDefault="00672984" w:rsidP="00DE7AA5">
            <w:pPr>
              <w:pStyle w:val="contenttable-center"/>
            </w:pPr>
            <w:r>
              <w:t>R</w:t>
            </w:r>
          </w:p>
        </w:tc>
        <w:tc>
          <w:tcPr>
            <w:tcW w:w="1191" w:type="dxa"/>
          </w:tcPr>
          <w:p w14:paraId="57EB62CC" w14:textId="24F9C0AF" w:rsidR="00672984" w:rsidRDefault="00672984" w:rsidP="00DE7AA5">
            <w:pPr>
              <w:pStyle w:val="contenttable-center"/>
            </w:pPr>
            <w:r>
              <w:t>C</w:t>
            </w:r>
          </w:p>
        </w:tc>
        <w:tc>
          <w:tcPr>
            <w:tcW w:w="970" w:type="dxa"/>
          </w:tcPr>
          <w:p w14:paraId="4819907B" w14:textId="749805CB" w:rsidR="00672984" w:rsidRDefault="00672984" w:rsidP="00DE7AA5">
            <w:pPr>
              <w:pStyle w:val="contenttable-center"/>
            </w:pPr>
            <w:r>
              <w:t>I</w:t>
            </w:r>
          </w:p>
        </w:tc>
      </w:tr>
      <w:tr w:rsidR="00672984" w14:paraId="62412E48" w14:textId="17C89F45" w:rsidTr="00672984">
        <w:trPr>
          <w:trHeight w:val="244"/>
        </w:trPr>
        <w:tc>
          <w:tcPr>
            <w:tcW w:w="2516" w:type="dxa"/>
          </w:tcPr>
          <w:p w14:paraId="4FD8889C" w14:textId="6244127A" w:rsidR="00672984" w:rsidRDefault="00672984" w:rsidP="00D22D51">
            <w:pPr>
              <w:pStyle w:val="Header-TableInfo"/>
            </w:pPr>
            <w:r>
              <w:t>Menentukan definisi dan standar data (kamus data)</w:t>
            </w:r>
          </w:p>
        </w:tc>
        <w:tc>
          <w:tcPr>
            <w:tcW w:w="987" w:type="dxa"/>
          </w:tcPr>
          <w:p w14:paraId="40FD9C24" w14:textId="3BC26452" w:rsidR="00672984" w:rsidRDefault="00672984" w:rsidP="00DE7AA5">
            <w:pPr>
              <w:pStyle w:val="contenttable-center"/>
            </w:pPr>
            <w:r>
              <w:t>I</w:t>
            </w:r>
          </w:p>
        </w:tc>
        <w:tc>
          <w:tcPr>
            <w:tcW w:w="960" w:type="dxa"/>
          </w:tcPr>
          <w:p w14:paraId="5C5BF841" w14:textId="6D9C3C1B" w:rsidR="00672984" w:rsidRDefault="00672984" w:rsidP="00DE7AA5">
            <w:pPr>
              <w:pStyle w:val="contenttable-center"/>
            </w:pPr>
            <w:r>
              <w:t>A</w:t>
            </w:r>
          </w:p>
        </w:tc>
        <w:tc>
          <w:tcPr>
            <w:tcW w:w="974" w:type="dxa"/>
          </w:tcPr>
          <w:p w14:paraId="4F4FB406" w14:textId="4C659E62" w:rsidR="00672984" w:rsidRDefault="00672984" w:rsidP="00DE7AA5">
            <w:pPr>
              <w:pStyle w:val="contenttable-center"/>
            </w:pPr>
            <w:r>
              <w:t>R</w:t>
            </w:r>
          </w:p>
        </w:tc>
        <w:tc>
          <w:tcPr>
            <w:tcW w:w="991" w:type="dxa"/>
          </w:tcPr>
          <w:p w14:paraId="3FBA1EED" w14:textId="4398B231" w:rsidR="00672984" w:rsidRDefault="00672984" w:rsidP="00DE7AA5">
            <w:pPr>
              <w:pStyle w:val="contenttable-center"/>
            </w:pPr>
            <w:r>
              <w:t>C</w:t>
            </w:r>
          </w:p>
        </w:tc>
        <w:tc>
          <w:tcPr>
            <w:tcW w:w="1191" w:type="dxa"/>
          </w:tcPr>
          <w:p w14:paraId="587ED2E6" w14:textId="5B15DD63" w:rsidR="00672984" w:rsidRDefault="00672984" w:rsidP="00DE7AA5">
            <w:pPr>
              <w:pStyle w:val="contenttable-center"/>
            </w:pPr>
            <w:r>
              <w:t>I</w:t>
            </w:r>
          </w:p>
        </w:tc>
        <w:tc>
          <w:tcPr>
            <w:tcW w:w="970" w:type="dxa"/>
          </w:tcPr>
          <w:p w14:paraId="0692D2B7" w14:textId="1039340F" w:rsidR="00672984" w:rsidRDefault="00672984" w:rsidP="00DE7AA5">
            <w:pPr>
              <w:pStyle w:val="contenttable-center"/>
            </w:pPr>
            <w:r>
              <w:t>I</w:t>
            </w:r>
          </w:p>
        </w:tc>
      </w:tr>
      <w:tr w:rsidR="00672984" w14:paraId="3184BDCA" w14:textId="49AA763F" w:rsidTr="00672984">
        <w:trPr>
          <w:trHeight w:val="244"/>
        </w:trPr>
        <w:tc>
          <w:tcPr>
            <w:tcW w:w="2516" w:type="dxa"/>
          </w:tcPr>
          <w:p w14:paraId="6A9BF8C4" w14:textId="0507B12E" w:rsidR="00672984" w:rsidRDefault="00672984" w:rsidP="00D22D51">
            <w:pPr>
              <w:pStyle w:val="Header-TableInfo"/>
            </w:pPr>
            <w:r>
              <w:t>Menentukan klasifikasi keamanan data.</w:t>
            </w:r>
          </w:p>
        </w:tc>
        <w:tc>
          <w:tcPr>
            <w:tcW w:w="987" w:type="dxa"/>
          </w:tcPr>
          <w:p w14:paraId="7CA35F46" w14:textId="751D4B67" w:rsidR="00672984" w:rsidRDefault="00672984" w:rsidP="00DE7AA5">
            <w:pPr>
              <w:pStyle w:val="contenttable-center"/>
            </w:pPr>
            <w:r>
              <w:t>I</w:t>
            </w:r>
          </w:p>
        </w:tc>
        <w:tc>
          <w:tcPr>
            <w:tcW w:w="960" w:type="dxa"/>
          </w:tcPr>
          <w:p w14:paraId="228B0C19" w14:textId="76798013" w:rsidR="00672984" w:rsidRDefault="00672984" w:rsidP="00DE7AA5">
            <w:pPr>
              <w:pStyle w:val="contenttable-center"/>
            </w:pPr>
            <w:commentRangeStart w:id="154"/>
            <w:r>
              <w:t>A</w:t>
            </w:r>
            <w:commentRangeEnd w:id="154"/>
            <w:r w:rsidR="00BA5DBA">
              <w:rPr>
                <w:rStyle w:val="CommentReference"/>
              </w:rPr>
              <w:commentReference w:id="154"/>
            </w:r>
          </w:p>
        </w:tc>
        <w:tc>
          <w:tcPr>
            <w:tcW w:w="974" w:type="dxa"/>
          </w:tcPr>
          <w:p w14:paraId="4B5BE4BC" w14:textId="078F50E8" w:rsidR="00672984" w:rsidRDefault="00672984" w:rsidP="00DE7AA5">
            <w:pPr>
              <w:pStyle w:val="contenttable-center"/>
            </w:pPr>
            <w:r>
              <w:t>R</w:t>
            </w:r>
          </w:p>
        </w:tc>
        <w:tc>
          <w:tcPr>
            <w:tcW w:w="991" w:type="dxa"/>
          </w:tcPr>
          <w:p w14:paraId="1F62EF58" w14:textId="295DC0BB" w:rsidR="00672984" w:rsidRDefault="00672984" w:rsidP="00DE7AA5">
            <w:pPr>
              <w:pStyle w:val="contenttable-center"/>
            </w:pPr>
            <w:r>
              <w:t>C</w:t>
            </w:r>
          </w:p>
        </w:tc>
        <w:tc>
          <w:tcPr>
            <w:tcW w:w="1191" w:type="dxa"/>
          </w:tcPr>
          <w:p w14:paraId="4B87C805" w14:textId="28964B68" w:rsidR="00672984" w:rsidRDefault="00672984" w:rsidP="00DE7AA5">
            <w:pPr>
              <w:pStyle w:val="contenttable-center"/>
            </w:pPr>
            <w:r>
              <w:t>C</w:t>
            </w:r>
          </w:p>
        </w:tc>
        <w:tc>
          <w:tcPr>
            <w:tcW w:w="970" w:type="dxa"/>
          </w:tcPr>
          <w:p w14:paraId="2B871878" w14:textId="08DC15EF" w:rsidR="00672984" w:rsidRDefault="00672984" w:rsidP="00DE7AA5">
            <w:pPr>
              <w:pStyle w:val="contenttable-center"/>
            </w:pPr>
            <w:r>
              <w:t>I</w:t>
            </w:r>
          </w:p>
        </w:tc>
      </w:tr>
      <w:tr w:rsidR="00672984" w14:paraId="67319572" w14:textId="78C2754D" w:rsidTr="00672984">
        <w:trPr>
          <w:trHeight w:val="244"/>
        </w:trPr>
        <w:tc>
          <w:tcPr>
            <w:tcW w:w="2516" w:type="dxa"/>
          </w:tcPr>
          <w:p w14:paraId="762B33CE" w14:textId="7A05DD8D" w:rsidR="00672984" w:rsidRDefault="00672984" w:rsidP="00D22D51">
            <w:pPr>
              <w:pStyle w:val="Header-TableInfo"/>
            </w:pPr>
            <w:r>
              <w:t>Menetapkan kontrol keamanan teknis (Enkripsi/Akses)</w:t>
            </w:r>
          </w:p>
        </w:tc>
        <w:tc>
          <w:tcPr>
            <w:tcW w:w="987" w:type="dxa"/>
          </w:tcPr>
          <w:p w14:paraId="726F5B8C" w14:textId="0A1F3007" w:rsidR="00672984" w:rsidRDefault="00672984" w:rsidP="00DE7AA5">
            <w:pPr>
              <w:pStyle w:val="contenttable-center"/>
            </w:pPr>
            <w:r>
              <w:t>I</w:t>
            </w:r>
          </w:p>
        </w:tc>
        <w:tc>
          <w:tcPr>
            <w:tcW w:w="960" w:type="dxa"/>
          </w:tcPr>
          <w:p w14:paraId="3517F17C" w14:textId="191E5EFD" w:rsidR="00672984" w:rsidRDefault="00672984" w:rsidP="00DE7AA5">
            <w:pPr>
              <w:pStyle w:val="contenttable-center"/>
            </w:pPr>
            <w:r>
              <w:t>I</w:t>
            </w:r>
          </w:p>
        </w:tc>
        <w:tc>
          <w:tcPr>
            <w:tcW w:w="974" w:type="dxa"/>
          </w:tcPr>
          <w:p w14:paraId="729803FA" w14:textId="69F4E8FD" w:rsidR="00672984" w:rsidRDefault="00672984" w:rsidP="00DE7AA5">
            <w:pPr>
              <w:pStyle w:val="contenttable-center"/>
            </w:pPr>
            <w:r>
              <w:t>C</w:t>
            </w:r>
          </w:p>
        </w:tc>
        <w:tc>
          <w:tcPr>
            <w:tcW w:w="991" w:type="dxa"/>
          </w:tcPr>
          <w:p w14:paraId="4CDD772B" w14:textId="7877A9EC" w:rsidR="00672984" w:rsidRDefault="00672984" w:rsidP="00DE7AA5">
            <w:pPr>
              <w:pStyle w:val="contenttable-center"/>
            </w:pPr>
            <w:r>
              <w:t>R/A</w:t>
            </w:r>
          </w:p>
        </w:tc>
        <w:tc>
          <w:tcPr>
            <w:tcW w:w="1191" w:type="dxa"/>
          </w:tcPr>
          <w:p w14:paraId="373BE546" w14:textId="173A31FA" w:rsidR="00672984" w:rsidRDefault="00672984" w:rsidP="00DE7AA5">
            <w:pPr>
              <w:pStyle w:val="contenttable-center"/>
            </w:pPr>
            <w:r>
              <w:t>C</w:t>
            </w:r>
          </w:p>
        </w:tc>
        <w:tc>
          <w:tcPr>
            <w:tcW w:w="970" w:type="dxa"/>
          </w:tcPr>
          <w:p w14:paraId="571B16A3" w14:textId="6E2542C9" w:rsidR="00672984" w:rsidRDefault="00672984" w:rsidP="00DE7AA5">
            <w:pPr>
              <w:pStyle w:val="contenttable-center"/>
            </w:pPr>
            <w:r>
              <w:t>I</w:t>
            </w:r>
          </w:p>
        </w:tc>
      </w:tr>
      <w:tr w:rsidR="00672984" w14:paraId="0DCC681D" w14:textId="45405B3C" w:rsidTr="00672984">
        <w:trPr>
          <w:trHeight w:val="244"/>
        </w:trPr>
        <w:tc>
          <w:tcPr>
            <w:tcW w:w="2516" w:type="dxa"/>
          </w:tcPr>
          <w:p w14:paraId="45A160EF" w14:textId="5C1BBE37" w:rsidR="00672984" w:rsidRDefault="00672984" w:rsidP="00D22D51">
            <w:pPr>
              <w:pStyle w:val="Header-TableInfo"/>
            </w:pPr>
            <w:r>
              <w:t>Memberikan persetujuan hak akses data.</w:t>
            </w:r>
          </w:p>
        </w:tc>
        <w:tc>
          <w:tcPr>
            <w:tcW w:w="987" w:type="dxa"/>
          </w:tcPr>
          <w:p w14:paraId="5B10972D" w14:textId="2DCF3AFA" w:rsidR="00672984" w:rsidRDefault="00672984" w:rsidP="00DE7AA5">
            <w:pPr>
              <w:pStyle w:val="contenttable-center"/>
            </w:pPr>
            <w:r>
              <w:t>I</w:t>
            </w:r>
          </w:p>
        </w:tc>
        <w:tc>
          <w:tcPr>
            <w:tcW w:w="960" w:type="dxa"/>
          </w:tcPr>
          <w:p w14:paraId="268477D6" w14:textId="77A065CD" w:rsidR="00672984" w:rsidRDefault="00672984" w:rsidP="00DE7AA5">
            <w:pPr>
              <w:pStyle w:val="contenttable-center"/>
            </w:pPr>
            <w:r>
              <w:t>A</w:t>
            </w:r>
          </w:p>
        </w:tc>
        <w:tc>
          <w:tcPr>
            <w:tcW w:w="974" w:type="dxa"/>
          </w:tcPr>
          <w:p w14:paraId="42F60217" w14:textId="0110518E" w:rsidR="00672984" w:rsidRDefault="00672984" w:rsidP="00DE7AA5">
            <w:pPr>
              <w:pStyle w:val="contenttable-center"/>
            </w:pPr>
            <w:r>
              <w:t>R</w:t>
            </w:r>
          </w:p>
        </w:tc>
        <w:tc>
          <w:tcPr>
            <w:tcW w:w="991" w:type="dxa"/>
          </w:tcPr>
          <w:p w14:paraId="72BB12C8" w14:textId="28E1D4F4" w:rsidR="00672984" w:rsidRDefault="00672984" w:rsidP="00DE7AA5">
            <w:pPr>
              <w:pStyle w:val="contenttable-center"/>
            </w:pPr>
            <w:r>
              <w:t>C</w:t>
            </w:r>
          </w:p>
        </w:tc>
        <w:tc>
          <w:tcPr>
            <w:tcW w:w="1191" w:type="dxa"/>
          </w:tcPr>
          <w:p w14:paraId="5A3794E0" w14:textId="19DED630" w:rsidR="00672984" w:rsidRDefault="00672984" w:rsidP="00DE7AA5">
            <w:pPr>
              <w:pStyle w:val="contenttable-center"/>
            </w:pPr>
            <w:commentRangeStart w:id="155"/>
            <w:r>
              <w:t>I</w:t>
            </w:r>
            <w:commentRangeEnd w:id="155"/>
            <w:r w:rsidR="00BA5DBA">
              <w:rPr>
                <w:rStyle w:val="CommentReference"/>
              </w:rPr>
              <w:commentReference w:id="155"/>
            </w:r>
          </w:p>
        </w:tc>
        <w:tc>
          <w:tcPr>
            <w:tcW w:w="970" w:type="dxa"/>
          </w:tcPr>
          <w:p w14:paraId="50F8D57A" w14:textId="2FC4E98E" w:rsidR="00672984" w:rsidRDefault="00672984" w:rsidP="00DE7AA5">
            <w:pPr>
              <w:pStyle w:val="contenttable-center"/>
            </w:pPr>
            <w:r>
              <w:t>I</w:t>
            </w:r>
          </w:p>
        </w:tc>
      </w:tr>
      <w:tr w:rsidR="00672984" w14:paraId="1E5FFCDE" w14:textId="75228A80" w:rsidTr="00672984">
        <w:trPr>
          <w:trHeight w:val="244"/>
        </w:trPr>
        <w:tc>
          <w:tcPr>
            <w:tcW w:w="2516" w:type="dxa"/>
          </w:tcPr>
          <w:p w14:paraId="2F4BFBE0" w14:textId="3CAB7DD4" w:rsidR="00672984" w:rsidRDefault="00672984" w:rsidP="00D22D51">
            <w:pPr>
              <w:pStyle w:val="Header-TableInfo"/>
            </w:pPr>
            <w:r>
              <w:t>Memantau dan memperbaiki kualitas data</w:t>
            </w:r>
          </w:p>
        </w:tc>
        <w:tc>
          <w:tcPr>
            <w:tcW w:w="987" w:type="dxa"/>
          </w:tcPr>
          <w:p w14:paraId="110A93C6" w14:textId="4FF95280" w:rsidR="00672984" w:rsidRDefault="00672984" w:rsidP="00DE7AA5">
            <w:pPr>
              <w:pStyle w:val="contenttable-center"/>
            </w:pPr>
            <w:r>
              <w:t>I</w:t>
            </w:r>
          </w:p>
        </w:tc>
        <w:tc>
          <w:tcPr>
            <w:tcW w:w="960" w:type="dxa"/>
          </w:tcPr>
          <w:p w14:paraId="5DD3CCC6" w14:textId="06DEC29A" w:rsidR="00672984" w:rsidRDefault="00672984" w:rsidP="00DE7AA5">
            <w:pPr>
              <w:pStyle w:val="contenttable-center"/>
            </w:pPr>
            <w:r>
              <w:t>A</w:t>
            </w:r>
          </w:p>
        </w:tc>
        <w:tc>
          <w:tcPr>
            <w:tcW w:w="974" w:type="dxa"/>
          </w:tcPr>
          <w:p w14:paraId="2163AA76" w14:textId="4CE862A7" w:rsidR="00672984" w:rsidRDefault="00672984" w:rsidP="00DE7AA5">
            <w:pPr>
              <w:pStyle w:val="contenttable-center"/>
            </w:pPr>
            <w:r>
              <w:t>R</w:t>
            </w:r>
          </w:p>
        </w:tc>
        <w:tc>
          <w:tcPr>
            <w:tcW w:w="991" w:type="dxa"/>
          </w:tcPr>
          <w:p w14:paraId="078F453D" w14:textId="7516AFD3" w:rsidR="00672984" w:rsidRDefault="00672984" w:rsidP="00DE7AA5">
            <w:pPr>
              <w:pStyle w:val="contenttable-center"/>
            </w:pPr>
            <w:r>
              <w:t>C</w:t>
            </w:r>
          </w:p>
        </w:tc>
        <w:tc>
          <w:tcPr>
            <w:tcW w:w="1191" w:type="dxa"/>
          </w:tcPr>
          <w:p w14:paraId="2B2DC676" w14:textId="4E1DBF14" w:rsidR="00672984" w:rsidRDefault="00672984" w:rsidP="00DE7AA5">
            <w:pPr>
              <w:pStyle w:val="contenttable-center"/>
            </w:pPr>
            <w:r>
              <w:t>I</w:t>
            </w:r>
          </w:p>
        </w:tc>
        <w:tc>
          <w:tcPr>
            <w:tcW w:w="970" w:type="dxa"/>
          </w:tcPr>
          <w:p w14:paraId="492840E4" w14:textId="423C0D76" w:rsidR="00672984" w:rsidRDefault="00672984" w:rsidP="00DE7AA5">
            <w:pPr>
              <w:pStyle w:val="contenttable-center"/>
            </w:pPr>
            <w:r>
              <w:t>I</w:t>
            </w:r>
          </w:p>
        </w:tc>
      </w:tr>
      <w:tr w:rsidR="00672984" w14:paraId="02373A83" w14:textId="284E565A" w:rsidTr="00672984">
        <w:trPr>
          <w:trHeight w:val="244"/>
        </w:trPr>
        <w:tc>
          <w:tcPr>
            <w:tcW w:w="2516" w:type="dxa"/>
          </w:tcPr>
          <w:p w14:paraId="3948431B" w14:textId="674B4210" w:rsidR="00672984" w:rsidRDefault="00672984" w:rsidP="00D22D51">
            <w:pPr>
              <w:pStyle w:val="Header-TableInfo"/>
            </w:pPr>
            <w:r>
              <w:t>Melakukan backup dan pemulihan data</w:t>
            </w:r>
          </w:p>
        </w:tc>
        <w:tc>
          <w:tcPr>
            <w:tcW w:w="987" w:type="dxa"/>
          </w:tcPr>
          <w:p w14:paraId="2443390E" w14:textId="77976CC9" w:rsidR="00672984" w:rsidRDefault="00672984" w:rsidP="00DE7AA5">
            <w:pPr>
              <w:pStyle w:val="contenttable-center"/>
            </w:pPr>
            <w:r>
              <w:t>I</w:t>
            </w:r>
          </w:p>
        </w:tc>
        <w:tc>
          <w:tcPr>
            <w:tcW w:w="960" w:type="dxa"/>
          </w:tcPr>
          <w:p w14:paraId="41F0842F" w14:textId="67C17AA7" w:rsidR="00672984" w:rsidRDefault="00672984" w:rsidP="00DE7AA5">
            <w:pPr>
              <w:pStyle w:val="contenttable-center"/>
            </w:pPr>
            <w:r>
              <w:t>I</w:t>
            </w:r>
          </w:p>
        </w:tc>
        <w:tc>
          <w:tcPr>
            <w:tcW w:w="974" w:type="dxa"/>
          </w:tcPr>
          <w:p w14:paraId="430BDE75" w14:textId="1B32B8E9" w:rsidR="00672984" w:rsidRDefault="00672984" w:rsidP="00DE7AA5">
            <w:pPr>
              <w:pStyle w:val="contenttable-center"/>
            </w:pPr>
            <w:r>
              <w:t>I</w:t>
            </w:r>
          </w:p>
        </w:tc>
        <w:tc>
          <w:tcPr>
            <w:tcW w:w="991" w:type="dxa"/>
          </w:tcPr>
          <w:p w14:paraId="3962111C" w14:textId="377C5A50" w:rsidR="00672984" w:rsidRDefault="00672984" w:rsidP="00DE7AA5">
            <w:pPr>
              <w:pStyle w:val="contenttable-center"/>
            </w:pPr>
            <w:r>
              <w:t>R/A</w:t>
            </w:r>
          </w:p>
        </w:tc>
        <w:tc>
          <w:tcPr>
            <w:tcW w:w="1191" w:type="dxa"/>
          </w:tcPr>
          <w:p w14:paraId="67156BE0" w14:textId="7750140E" w:rsidR="00672984" w:rsidRDefault="00672984" w:rsidP="00DE7AA5">
            <w:pPr>
              <w:pStyle w:val="contenttable-center"/>
            </w:pPr>
            <w:r>
              <w:t>I</w:t>
            </w:r>
          </w:p>
        </w:tc>
        <w:tc>
          <w:tcPr>
            <w:tcW w:w="970" w:type="dxa"/>
          </w:tcPr>
          <w:p w14:paraId="60538745" w14:textId="4A408E2C" w:rsidR="00672984" w:rsidRDefault="00672984" w:rsidP="00DE7AA5">
            <w:pPr>
              <w:pStyle w:val="contenttable-center"/>
            </w:pPr>
            <w:r>
              <w:t>I</w:t>
            </w:r>
          </w:p>
        </w:tc>
      </w:tr>
      <w:tr w:rsidR="00672984" w14:paraId="404BB71C" w14:textId="7F795454" w:rsidTr="00672984">
        <w:trPr>
          <w:trHeight w:val="244"/>
        </w:trPr>
        <w:tc>
          <w:tcPr>
            <w:tcW w:w="2516" w:type="dxa"/>
          </w:tcPr>
          <w:p w14:paraId="22829654" w14:textId="0C520D23" w:rsidR="00672984" w:rsidRDefault="00672984" w:rsidP="00D22D51">
            <w:pPr>
              <w:pStyle w:val="Header-TableInfo"/>
            </w:pPr>
            <w:r>
              <w:t>Menyelesaikan sengketa atau konflik data lintas divisi</w:t>
            </w:r>
          </w:p>
        </w:tc>
        <w:tc>
          <w:tcPr>
            <w:tcW w:w="987" w:type="dxa"/>
          </w:tcPr>
          <w:p w14:paraId="06CDCDB1" w14:textId="2CF25166" w:rsidR="00672984" w:rsidRDefault="00672984" w:rsidP="00DE7AA5">
            <w:pPr>
              <w:pStyle w:val="contenttable-center"/>
            </w:pPr>
            <w:r>
              <w:t>R/A</w:t>
            </w:r>
          </w:p>
        </w:tc>
        <w:tc>
          <w:tcPr>
            <w:tcW w:w="960" w:type="dxa"/>
          </w:tcPr>
          <w:p w14:paraId="2058A31E" w14:textId="229CC1D0" w:rsidR="00672984" w:rsidRDefault="00672984" w:rsidP="00DE7AA5">
            <w:pPr>
              <w:pStyle w:val="contenttable-center"/>
            </w:pPr>
            <w:r>
              <w:t>C</w:t>
            </w:r>
          </w:p>
        </w:tc>
        <w:tc>
          <w:tcPr>
            <w:tcW w:w="974" w:type="dxa"/>
          </w:tcPr>
          <w:p w14:paraId="037688FF" w14:textId="7409D14C" w:rsidR="00672984" w:rsidRDefault="00672984" w:rsidP="00DE7AA5">
            <w:pPr>
              <w:pStyle w:val="contenttable-center"/>
            </w:pPr>
            <w:r>
              <w:t>I</w:t>
            </w:r>
          </w:p>
        </w:tc>
        <w:tc>
          <w:tcPr>
            <w:tcW w:w="991" w:type="dxa"/>
          </w:tcPr>
          <w:p w14:paraId="757262F8" w14:textId="368750C1" w:rsidR="00672984" w:rsidRDefault="00672984" w:rsidP="00DE7AA5">
            <w:pPr>
              <w:pStyle w:val="contenttable-center"/>
            </w:pPr>
            <w:r>
              <w:t>I</w:t>
            </w:r>
          </w:p>
        </w:tc>
        <w:tc>
          <w:tcPr>
            <w:tcW w:w="1191" w:type="dxa"/>
          </w:tcPr>
          <w:p w14:paraId="77360886" w14:textId="0E45240D" w:rsidR="00672984" w:rsidRDefault="00672984" w:rsidP="00DE7AA5">
            <w:pPr>
              <w:pStyle w:val="contenttable-center"/>
            </w:pPr>
            <w:r>
              <w:t>C</w:t>
            </w:r>
          </w:p>
        </w:tc>
        <w:tc>
          <w:tcPr>
            <w:tcW w:w="970" w:type="dxa"/>
          </w:tcPr>
          <w:p w14:paraId="6CA51ACA" w14:textId="7F2A9644" w:rsidR="00672984" w:rsidRDefault="00672984" w:rsidP="00DE7AA5">
            <w:pPr>
              <w:pStyle w:val="contenttable-center"/>
            </w:pPr>
            <w:r>
              <w:t>I</w:t>
            </w:r>
          </w:p>
        </w:tc>
      </w:tr>
      <w:tr w:rsidR="00672984" w14:paraId="5CC00251" w14:textId="1501B664" w:rsidTr="00672984">
        <w:trPr>
          <w:trHeight w:val="244"/>
        </w:trPr>
        <w:tc>
          <w:tcPr>
            <w:tcW w:w="2516" w:type="dxa"/>
          </w:tcPr>
          <w:p w14:paraId="20552873" w14:textId="1C099262" w:rsidR="00672984" w:rsidRDefault="00672984" w:rsidP="00D22D51">
            <w:pPr>
              <w:pStyle w:val="Header-TableInfo"/>
            </w:pPr>
            <w:r>
              <w:t>Pengelolaan perubahan struktur database</w:t>
            </w:r>
          </w:p>
        </w:tc>
        <w:tc>
          <w:tcPr>
            <w:tcW w:w="987" w:type="dxa"/>
          </w:tcPr>
          <w:p w14:paraId="7DFD7C92" w14:textId="27D78A65" w:rsidR="00672984" w:rsidRDefault="00672984" w:rsidP="00DE7AA5">
            <w:pPr>
              <w:pStyle w:val="contenttable-center"/>
            </w:pPr>
            <w:r>
              <w:t>I</w:t>
            </w:r>
          </w:p>
        </w:tc>
        <w:tc>
          <w:tcPr>
            <w:tcW w:w="960" w:type="dxa"/>
          </w:tcPr>
          <w:p w14:paraId="00A0E11B" w14:textId="292CAA29" w:rsidR="00672984" w:rsidRDefault="00672984" w:rsidP="00DE7AA5">
            <w:pPr>
              <w:pStyle w:val="contenttable-center"/>
            </w:pPr>
            <w:r>
              <w:t>C</w:t>
            </w:r>
          </w:p>
        </w:tc>
        <w:tc>
          <w:tcPr>
            <w:tcW w:w="974" w:type="dxa"/>
          </w:tcPr>
          <w:p w14:paraId="36E88A39" w14:textId="2DA77761" w:rsidR="00672984" w:rsidRDefault="00672984" w:rsidP="00DE7AA5">
            <w:pPr>
              <w:pStyle w:val="contenttable-center"/>
            </w:pPr>
            <w:r>
              <w:t>C</w:t>
            </w:r>
          </w:p>
        </w:tc>
        <w:tc>
          <w:tcPr>
            <w:tcW w:w="991" w:type="dxa"/>
          </w:tcPr>
          <w:p w14:paraId="120B7624" w14:textId="083DB4AC" w:rsidR="00672984" w:rsidRDefault="00672984" w:rsidP="00DE7AA5">
            <w:pPr>
              <w:pStyle w:val="contenttable-center"/>
            </w:pPr>
            <w:r>
              <w:t>R/A</w:t>
            </w:r>
          </w:p>
        </w:tc>
        <w:tc>
          <w:tcPr>
            <w:tcW w:w="1191" w:type="dxa"/>
          </w:tcPr>
          <w:p w14:paraId="5382473A" w14:textId="29D30BF0" w:rsidR="00672984" w:rsidRDefault="00672984" w:rsidP="00DE7AA5">
            <w:pPr>
              <w:pStyle w:val="contenttable-center"/>
            </w:pPr>
            <w:r>
              <w:t>I</w:t>
            </w:r>
          </w:p>
        </w:tc>
        <w:tc>
          <w:tcPr>
            <w:tcW w:w="970" w:type="dxa"/>
          </w:tcPr>
          <w:p w14:paraId="7DBEC94E" w14:textId="285404D2" w:rsidR="00672984" w:rsidRDefault="00672984" w:rsidP="00DE7AA5">
            <w:pPr>
              <w:pStyle w:val="contenttable-center"/>
            </w:pPr>
            <w:r>
              <w:t>I</w:t>
            </w:r>
          </w:p>
        </w:tc>
      </w:tr>
      <w:tr w:rsidR="00672984" w14:paraId="05DD3D52" w14:textId="1B3DB145" w:rsidTr="00672984">
        <w:trPr>
          <w:trHeight w:val="244"/>
        </w:trPr>
        <w:tc>
          <w:tcPr>
            <w:tcW w:w="2516" w:type="dxa"/>
          </w:tcPr>
          <w:p w14:paraId="41990C87" w14:textId="253A9F2D" w:rsidR="00672984" w:rsidRDefault="00672984" w:rsidP="00D22D51">
            <w:pPr>
              <w:pStyle w:val="Header-TableInfo"/>
            </w:pPr>
            <w:r>
              <w:t>Audit kepatuhan data (Monitoring dan Validasi)</w:t>
            </w:r>
          </w:p>
        </w:tc>
        <w:tc>
          <w:tcPr>
            <w:tcW w:w="987" w:type="dxa"/>
          </w:tcPr>
          <w:p w14:paraId="27827F1F" w14:textId="0737FE52" w:rsidR="00672984" w:rsidRDefault="00672984" w:rsidP="00DE7AA5">
            <w:pPr>
              <w:pStyle w:val="contenttable-center"/>
            </w:pPr>
            <w:r>
              <w:t>I</w:t>
            </w:r>
          </w:p>
        </w:tc>
        <w:tc>
          <w:tcPr>
            <w:tcW w:w="960" w:type="dxa"/>
          </w:tcPr>
          <w:p w14:paraId="54538733" w14:textId="7073E730" w:rsidR="00672984" w:rsidRDefault="00672984" w:rsidP="00DE7AA5">
            <w:pPr>
              <w:pStyle w:val="contenttable-center"/>
            </w:pPr>
            <w:r>
              <w:t>C</w:t>
            </w:r>
          </w:p>
        </w:tc>
        <w:tc>
          <w:tcPr>
            <w:tcW w:w="974" w:type="dxa"/>
          </w:tcPr>
          <w:p w14:paraId="23769F8C" w14:textId="0ED5580B" w:rsidR="00672984" w:rsidRDefault="00672984" w:rsidP="00DE7AA5">
            <w:pPr>
              <w:pStyle w:val="contenttable-center"/>
            </w:pPr>
            <w:r>
              <w:t>I</w:t>
            </w:r>
          </w:p>
        </w:tc>
        <w:tc>
          <w:tcPr>
            <w:tcW w:w="991" w:type="dxa"/>
          </w:tcPr>
          <w:p w14:paraId="18D3868B" w14:textId="0B30BA7C" w:rsidR="00672984" w:rsidRDefault="00672984" w:rsidP="00DE7AA5">
            <w:pPr>
              <w:pStyle w:val="contenttable-center"/>
            </w:pPr>
            <w:r>
              <w:t>C</w:t>
            </w:r>
          </w:p>
        </w:tc>
        <w:tc>
          <w:tcPr>
            <w:tcW w:w="1191" w:type="dxa"/>
          </w:tcPr>
          <w:p w14:paraId="60CB73EE" w14:textId="5B52DEC2" w:rsidR="00672984" w:rsidRDefault="00672984" w:rsidP="00DE7AA5">
            <w:pPr>
              <w:pStyle w:val="contenttable-center"/>
            </w:pPr>
            <w:r>
              <w:t>R</w:t>
            </w:r>
          </w:p>
        </w:tc>
        <w:tc>
          <w:tcPr>
            <w:tcW w:w="970" w:type="dxa"/>
          </w:tcPr>
          <w:p w14:paraId="28C66854" w14:textId="2D3BEA38" w:rsidR="00672984" w:rsidRDefault="00672984" w:rsidP="00DE7AA5">
            <w:pPr>
              <w:pStyle w:val="contenttable-center"/>
            </w:pPr>
            <w:r>
              <w:t>R/A</w:t>
            </w:r>
          </w:p>
        </w:tc>
      </w:tr>
      <w:tr w:rsidR="00672984" w14:paraId="592ED37B" w14:textId="77777777" w:rsidTr="00672984">
        <w:trPr>
          <w:trHeight w:val="244"/>
        </w:trPr>
        <w:tc>
          <w:tcPr>
            <w:tcW w:w="2516" w:type="dxa"/>
          </w:tcPr>
          <w:p w14:paraId="7F3FF7F3" w14:textId="05403B14" w:rsidR="00672984" w:rsidRDefault="00672984" w:rsidP="00D22D51">
            <w:pPr>
              <w:pStyle w:val="Header-TableInfo"/>
            </w:pPr>
            <w:r>
              <w:t>Penanganan Insiden Kebocoran Data</w:t>
            </w:r>
          </w:p>
        </w:tc>
        <w:tc>
          <w:tcPr>
            <w:tcW w:w="987" w:type="dxa"/>
          </w:tcPr>
          <w:p w14:paraId="54181D63" w14:textId="0301995A" w:rsidR="00672984" w:rsidRDefault="00672984" w:rsidP="00DE7AA5">
            <w:pPr>
              <w:pStyle w:val="contenttable-center"/>
            </w:pPr>
            <w:r>
              <w:t>I</w:t>
            </w:r>
          </w:p>
        </w:tc>
        <w:tc>
          <w:tcPr>
            <w:tcW w:w="960" w:type="dxa"/>
          </w:tcPr>
          <w:p w14:paraId="3C2C3F66" w14:textId="7B4EBF6C" w:rsidR="00672984" w:rsidRDefault="00672984" w:rsidP="00DE7AA5">
            <w:pPr>
              <w:pStyle w:val="contenttable-center"/>
            </w:pPr>
            <w:r>
              <w:t>C</w:t>
            </w:r>
          </w:p>
        </w:tc>
        <w:tc>
          <w:tcPr>
            <w:tcW w:w="974" w:type="dxa"/>
          </w:tcPr>
          <w:p w14:paraId="0888FD21" w14:textId="4E9E17AF" w:rsidR="00672984" w:rsidRDefault="00672984" w:rsidP="00DE7AA5">
            <w:pPr>
              <w:pStyle w:val="contenttable-center"/>
            </w:pPr>
            <w:r>
              <w:t>C</w:t>
            </w:r>
          </w:p>
        </w:tc>
        <w:tc>
          <w:tcPr>
            <w:tcW w:w="991" w:type="dxa"/>
          </w:tcPr>
          <w:p w14:paraId="0A63A2FF" w14:textId="40154F2B" w:rsidR="00672984" w:rsidRDefault="00672984" w:rsidP="00DE7AA5">
            <w:pPr>
              <w:pStyle w:val="contenttable-center"/>
            </w:pPr>
            <w:r>
              <w:t>R</w:t>
            </w:r>
          </w:p>
        </w:tc>
        <w:tc>
          <w:tcPr>
            <w:tcW w:w="1191" w:type="dxa"/>
          </w:tcPr>
          <w:p w14:paraId="2B70D978" w14:textId="316F1C35" w:rsidR="00672984" w:rsidRDefault="00672984" w:rsidP="00DE7AA5">
            <w:pPr>
              <w:pStyle w:val="contenttable-center"/>
            </w:pPr>
            <w:r>
              <w:t>A</w:t>
            </w:r>
          </w:p>
        </w:tc>
        <w:tc>
          <w:tcPr>
            <w:tcW w:w="970" w:type="dxa"/>
          </w:tcPr>
          <w:p w14:paraId="2353995A" w14:textId="431BE2AA" w:rsidR="00672984" w:rsidRDefault="00BA5DBA" w:rsidP="00DE7AA5">
            <w:pPr>
              <w:pStyle w:val="contenttable-center"/>
            </w:pPr>
            <w:r>
              <w:t>I</w:t>
            </w:r>
          </w:p>
        </w:tc>
      </w:tr>
      <w:tr w:rsidR="00672984" w14:paraId="4148ECDA" w14:textId="77777777" w:rsidTr="00672984">
        <w:trPr>
          <w:trHeight w:val="244"/>
        </w:trPr>
        <w:tc>
          <w:tcPr>
            <w:tcW w:w="2516" w:type="dxa"/>
          </w:tcPr>
          <w:p w14:paraId="5B32CABC" w14:textId="670D0038" w:rsidR="00672984" w:rsidRDefault="00672984" w:rsidP="00672984">
            <w:pPr>
              <w:pStyle w:val="Header-TableInfo"/>
            </w:pPr>
            <w:r>
              <w:t>Validasi ROPA (</w:t>
            </w:r>
            <w:r w:rsidRPr="00672984">
              <w:rPr>
                <w:i/>
                <w:iCs/>
              </w:rPr>
              <w:t>Record of Processing Activities</w:t>
            </w:r>
            <w:r>
              <w:t>)</w:t>
            </w:r>
          </w:p>
        </w:tc>
        <w:tc>
          <w:tcPr>
            <w:tcW w:w="987" w:type="dxa"/>
          </w:tcPr>
          <w:p w14:paraId="46986C8E" w14:textId="790CA427" w:rsidR="00672984" w:rsidRPr="00672984" w:rsidRDefault="00672984" w:rsidP="00672984">
            <w:pPr>
              <w:pStyle w:val="contenttable-center"/>
            </w:pPr>
            <w:r w:rsidRPr="00672984">
              <w:t>I</w:t>
            </w:r>
          </w:p>
        </w:tc>
        <w:tc>
          <w:tcPr>
            <w:tcW w:w="960" w:type="dxa"/>
          </w:tcPr>
          <w:p w14:paraId="608970C1" w14:textId="1C732612" w:rsidR="00672984" w:rsidRPr="00672984" w:rsidRDefault="00672984" w:rsidP="00672984">
            <w:pPr>
              <w:pStyle w:val="contenttable-center"/>
            </w:pPr>
            <w:r w:rsidRPr="00672984">
              <w:t>A</w:t>
            </w:r>
          </w:p>
        </w:tc>
        <w:tc>
          <w:tcPr>
            <w:tcW w:w="974" w:type="dxa"/>
          </w:tcPr>
          <w:p w14:paraId="13B78EE8" w14:textId="1550F351" w:rsidR="00672984" w:rsidRPr="00672984" w:rsidRDefault="00672984" w:rsidP="00672984">
            <w:pPr>
              <w:pStyle w:val="contenttable-center"/>
            </w:pPr>
            <w:r w:rsidRPr="00672984">
              <w:t>R</w:t>
            </w:r>
          </w:p>
        </w:tc>
        <w:tc>
          <w:tcPr>
            <w:tcW w:w="991" w:type="dxa"/>
          </w:tcPr>
          <w:p w14:paraId="03F21840" w14:textId="26607E00" w:rsidR="00672984" w:rsidRPr="00672984" w:rsidRDefault="00672984" w:rsidP="00672984">
            <w:pPr>
              <w:pStyle w:val="contenttable-center"/>
            </w:pPr>
            <w:r w:rsidRPr="00672984">
              <w:t>I</w:t>
            </w:r>
          </w:p>
        </w:tc>
        <w:tc>
          <w:tcPr>
            <w:tcW w:w="1191" w:type="dxa"/>
          </w:tcPr>
          <w:p w14:paraId="79990B0A" w14:textId="5A3AD609" w:rsidR="00672984" w:rsidRPr="00672984" w:rsidRDefault="00672984" w:rsidP="00672984">
            <w:pPr>
              <w:pStyle w:val="contenttable-center"/>
            </w:pPr>
            <w:commentRangeStart w:id="156"/>
            <w:r>
              <w:t>C</w:t>
            </w:r>
            <w:commentRangeEnd w:id="156"/>
            <w:r w:rsidR="006F6B7A">
              <w:rPr>
                <w:rStyle w:val="CommentReference"/>
              </w:rPr>
              <w:commentReference w:id="156"/>
            </w:r>
          </w:p>
        </w:tc>
        <w:tc>
          <w:tcPr>
            <w:tcW w:w="970" w:type="dxa"/>
          </w:tcPr>
          <w:p w14:paraId="7F497CE2" w14:textId="540CDCC8" w:rsidR="00672984" w:rsidRPr="00672984" w:rsidRDefault="00672984" w:rsidP="00672984">
            <w:pPr>
              <w:pStyle w:val="contenttable-center"/>
            </w:pPr>
            <w:r>
              <w:t>I</w:t>
            </w:r>
          </w:p>
        </w:tc>
      </w:tr>
      <w:tr w:rsidR="00672984" w14:paraId="15D8D8BA" w14:textId="77777777" w:rsidTr="00672984">
        <w:trPr>
          <w:trHeight w:val="244"/>
        </w:trPr>
        <w:tc>
          <w:tcPr>
            <w:tcW w:w="2516" w:type="dxa"/>
          </w:tcPr>
          <w:p w14:paraId="12EC95C9" w14:textId="137ED426" w:rsidR="00672984" w:rsidRDefault="00672984" w:rsidP="00D22D51">
            <w:pPr>
              <w:pStyle w:val="Header-TableInfo"/>
            </w:pPr>
            <w:r>
              <w:t>Melakukan analis</w:t>
            </w:r>
            <w:r w:rsidR="00723209">
              <w:t xml:space="preserve">is </w:t>
            </w:r>
            <w:r>
              <w:t>dampak privasi (DPIA)</w:t>
            </w:r>
          </w:p>
        </w:tc>
        <w:tc>
          <w:tcPr>
            <w:tcW w:w="987" w:type="dxa"/>
          </w:tcPr>
          <w:p w14:paraId="193AF033" w14:textId="68383E81" w:rsidR="00672984" w:rsidRPr="00672984" w:rsidRDefault="00672984" w:rsidP="00672984">
            <w:pPr>
              <w:pStyle w:val="contenttable-center"/>
            </w:pPr>
            <w:r w:rsidRPr="00672984">
              <w:t>I</w:t>
            </w:r>
          </w:p>
        </w:tc>
        <w:tc>
          <w:tcPr>
            <w:tcW w:w="960" w:type="dxa"/>
          </w:tcPr>
          <w:p w14:paraId="051DA681" w14:textId="42CB8125" w:rsidR="00672984" w:rsidRPr="00672984" w:rsidRDefault="00672984" w:rsidP="00672984">
            <w:pPr>
              <w:pStyle w:val="contenttable-center"/>
            </w:pPr>
            <w:r>
              <w:t>C</w:t>
            </w:r>
          </w:p>
        </w:tc>
        <w:tc>
          <w:tcPr>
            <w:tcW w:w="974" w:type="dxa"/>
          </w:tcPr>
          <w:p w14:paraId="5D894B66" w14:textId="600E2CBD" w:rsidR="00672984" w:rsidRPr="00672984" w:rsidRDefault="00672984" w:rsidP="00672984">
            <w:pPr>
              <w:pStyle w:val="contenttable-center"/>
            </w:pPr>
            <w:r>
              <w:t>C</w:t>
            </w:r>
          </w:p>
        </w:tc>
        <w:tc>
          <w:tcPr>
            <w:tcW w:w="991" w:type="dxa"/>
          </w:tcPr>
          <w:p w14:paraId="771E6C28" w14:textId="561E3AFF" w:rsidR="00672984" w:rsidRPr="00672984" w:rsidRDefault="00672984" w:rsidP="00672984">
            <w:pPr>
              <w:pStyle w:val="contenttable-center"/>
            </w:pPr>
            <w:r>
              <w:t>C</w:t>
            </w:r>
          </w:p>
        </w:tc>
        <w:tc>
          <w:tcPr>
            <w:tcW w:w="1191" w:type="dxa"/>
          </w:tcPr>
          <w:p w14:paraId="65282E25" w14:textId="7CDC2A68" w:rsidR="00672984" w:rsidRPr="00672984" w:rsidRDefault="00672984" w:rsidP="00672984">
            <w:pPr>
              <w:pStyle w:val="contenttable-center"/>
            </w:pPr>
            <w:r>
              <w:t>R/A</w:t>
            </w:r>
          </w:p>
        </w:tc>
        <w:tc>
          <w:tcPr>
            <w:tcW w:w="970" w:type="dxa"/>
          </w:tcPr>
          <w:p w14:paraId="517F25C5" w14:textId="506D805F" w:rsidR="00672984" w:rsidRPr="00672984" w:rsidRDefault="00672984" w:rsidP="00672984">
            <w:pPr>
              <w:pStyle w:val="contenttable-center"/>
            </w:pPr>
            <w:r>
              <w:t>I</w:t>
            </w:r>
          </w:p>
        </w:tc>
      </w:tr>
    </w:tbl>
    <w:p w14:paraId="0994CD5D" w14:textId="77777777" w:rsidR="00C8683B" w:rsidRPr="00A42348" w:rsidRDefault="00C8683B" w:rsidP="00676520">
      <w:pPr>
        <w:ind w:left="0"/>
      </w:pPr>
    </w:p>
    <w:p w14:paraId="17DD53CE" w14:textId="2202E65C" w:rsidR="003C26D0" w:rsidRDefault="00A42348" w:rsidP="0012306E">
      <w:pPr>
        <w:pStyle w:val="Heading1"/>
      </w:pPr>
      <w:bookmarkStart w:id="157" w:name="_Toc134707541"/>
      <w:bookmarkStart w:id="158" w:name="_Toc215557229"/>
      <w:bookmarkStart w:id="159" w:name="_Toc215633021"/>
      <w:r>
        <w:t>Kebijakan.</w:t>
      </w:r>
      <w:bookmarkEnd w:id="157"/>
      <w:bookmarkEnd w:id="158"/>
      <w:bookmarkEnd w:id="159"/>
    </w:p>
    <w:p w14:paraId="060AA5AA" w14:textId="605A568F" w:rsidR="00D45B11" w:rsidRPr="00D45B11" w:rsidRDefault="007514FC" w:rsidP="007514FC">
      <w:pPr>
        <w:pStyle w:val="Heading2"/>
      </w:pPr>
      <w:bookmarkStart w:id="160" w:name="_Toc215557230"/>
      <w:bookmarkStart w:id="161" w:name="_Toc215633022"/>
      <w:r>
        <w:t>Tata Kelola Data (Data Governance)</w:t>
      </w:r>
      <w:bookmarkEnd w:id="160"/>
      <w:bookmarkEnd w:id="161"/>
    </w:p>
    <w:p w14:paraId="618229B2" w14:textId="77777777" w:rsidR="00D45B11" w:rsidRPr="00D45B11" w:rsidRDefault="00D45B11" w:rsidP="007514FC">
      <w:pPr>
        <w:pStyle w:val="Normal-Heading2"/>
      </w:pPr>
      <w:r w:rsidRPr="00D45B11">
        <w:t>Fokus: Perencanaan, pengawasan, dan pengendalian manajemen data.</w:t>
      </w:r>
    </w:p>
    <w:p w14:paraId="598681AE" w14:textId="77777777" w:rsidR="00D45B11" w:rsidRDefault="00D45B11" w:rsidP="007514FC">
      <w:pPr>
        <w:pStyle w:val="Heading3"/>
      </w:pPr>
      <w:bookmarkStart w:id="162" w:name="_Toc215557231"/>
      <w:r w:rsidRPr="00D45B11">
        <w:rPr>
          <w:b/>
          <w:bCs/>
        </w:rPr>
        <w:t>Strategi Data:</w:t>
      </w:r>
      <w:r w:rsidRPr="00D45B11">
        <w:t xml:space="preserve"> Strategi pengelolaan data harus didokumentasikan dan diselaraskan secara langsung dengan strategi bisnis perusahaan dan rencana jangka panjang </w:t>
      </w:r>
      <w:commentRangeStart w:id="163"/>
      <w:r w:rsidRPr="00D45B11">
        <w:t>IT</w:t>
      </w:r>
      <w:commentRangeEnd w:id="163"/>
      <w:r w:rsidR="001C783A">
        <w:rPr>
          <w:rStyle w:val="CommentReference"/>
          <w:rFonts w:eastAsiaTheme="minorHAnsi" w:cstheme="minorBidi"/>
        </w:rPr>
        <w:commentReference w:id="163"/>
      </w:r>
      <w:r w:rsidRPr="00D45B11">
        <w:t>.</w:t>
      </w:r>
      <w:bookmarkEnd w:id="162"/>
    </w:p>
    <w:p w14:paraId="27CAB3EB" w14:textId="77777777" w:rsidR="0033536A" w:rsidRPr="0033536A" w:rsidRDefault="0033536A" w:rsidP="0033536A"/>
    <w:p w14:paraId="1829DF42" w14:textId="55155227" w:rsidR="00D45B11" w:rsidRDefault="00D45B11" w:rsidP="007514FC">
      <w:pPr>
        <w:pStyle w:val="Heading3"/>
      </w:pPr>
      <w:bookmarkStart w:id="164" w:name="_Toc215557232"/>
      <w:r w:rsidRPr="00D45B11">
        <w:rPr>
          <w:b/>
          <w:bCs/>
        </w:rPr>
        <w:t>Struktur Organisasi:</w:t>
      </w:r>
      <w:r w:rsidRPr="00D45B11">
        <w:t xml:space="preserve"> Perusahaan wajib membentuk dan memelihara struktur </w:t>
      </w:r>
      <w:r w:rsidRPr="00D45B11">
        <w:rPr>
          <w:i/>
          <w:iCs/>
        </w:rPr>
        <w:t>Data Governance Council</w:t>
      </w:r>
      <w:r w:rsidRPr="00D45B11">
        <w:t xml:space="preserve"> (</w:t>
      </w:r>
      <w:r w:rsidR="00866619">
        <w:t>Komite</w:t>
      </w:r>
      <w:r w:rsidRPr="00D45B11">
        <w:t xml:space="preserve"> Pengarah), </w:t>
      </w:r>
      <w:r w:rsidRPr="00D45B11">
        <w:rPr>
          <w:i/>
          <w:iCs/>
        </w:rPr>
        <w:t>Data Owner</w:t>
      </w:r>
      <w:r w:rsidRPr="00D45B11">
        <w:t xml:space="preserve"> (Pemilik Data Bisnis), dan </w:t>
      </w:r>
      <w:r w:rsidRPr="00D45B11">
        <w:rPr>
          <w:i/>
          <w:iCs/>
        </w:rPr>
        <w:t>Data Steward</w:t>
      </w:r>
      <w:r w:rsidRPr="00D45B11">
        <w:t xml:space="preserve"> (Pengurus Data Operasional)</w:t>
      </w:r>
      <w:commentRangeStart w:id="165"/>
      <w:r w:rsidRPr="00D45B11">
        <w:t>.</w:t>
      </w:r>
      <w:bookmarkEnd w:id="164"/>
      <w:commentRangeEnd w:id="165"/>
      <w:r w:rsidR="001D012F">
        <w:rPr>
          <w:rStyle w:val="CommentReference"/>
          <w:rFonts w:eastAsiaTheme="minorHAnsi" w:cstheme="minorBidi"/>
        </w:rPr>
        <w:commentReference w:id="165"/>
      </w:r>
    </w:p>
    <w:p w14:paraId="589BD760" w14:textId="77777777" w:rsidR="0033536A" w:rsidRPr="0033536A" w:rsidRDefault="0033536A" w:rsidP="0033536A"/>
    <w:p w14:paraId="6705872B" w14:textId="2A3190B4" w:rsidR="00672984" w:rsidRDefault="00D45B11" w:rsidP="00894152">
      <w:pPr>
        <w:pStyle w:val="Heading3"/>
      </w:pPr>
      <w:bookmarkStart w:id="166" w:name="_Toc215557233"/>
      <w:r w:rsidRPr="00D45B11">
        <w:rPr>
          <w:b/>
          <w:bCs/>
        </w:rPr>
        <w:t>Kepemilikan Data (Data Ownership):</w:t>
      </w:r>
      <w:r w:rsidRPr="00D45B11">
        <w:t xml:space="preserve"> Setiap elemen data (terutama data Nasabah, Polis, dan Keuangan) wajib memiliki </w:t>
      </w:r>
      <w:commentRangeStart w:id="167"/>
      <w:r w:rsidRPr="00D45B11">
        <w:rPr>
          <w:i/>
          <w:iCs/>
        </w:rPr>
        <w:t>Data Owner</w:t>
      </w:r>
      <w:r w:rsidRPr="00D45B11">
        <w:t xml:space="preserve"> yang ditunjuk secara formal dari unit bisnis, bukan dari IT.</w:t>
      </w:r>
      <w:bookmarkEnd w:id="166"/>
      <w:commentRangeEnd w:id="167"/>
      <w:r w:rsidR="00573284">
        <w:rPr>
          <w:rStyle w:val="CommentReference"/>
          <w:rFonts w:eastAsiaTheme="minorHAnsi" w:cstheme="minorBidi"/>
        </w:rPr>
        <w:commentReference w:id="167"/>
      </w:r>
    </w:p>
    <w:p w14:paraId="1E12B578" w14:textId="77777777" w:rsidR="0033536A" w:rsidRPr="0033536A" w:rsidRDefault="0033536A" w:rsidP="0033536A"/>
    <w:p w14:paraId="1159D924" w14:textId="77777777" w:rsidR="00D45B11" w:rsidRDefault="00D45B11" w:rsidP="007514FC">
      <w:pPr>
        <w:pStyle w:val="Heading3"/>
      </w:pPr>
      <w:bookmarkStart w:id="168" w:name="_Toc215557234"/>
      <w:r w:rsidRPr="00D45B11">
        <w:rPr>
          <w:b/>
          <w:bCs/>
        </w:rPr>
        <w:t>Kepatuhan Regulasi:</w:t>
      </w:r>
      <w:r w:rsidRPr="00D45B11">
        <w:t xml:space="preserve"> Seluruh aktivitas pengelolaan data wajib mematuhi peraturan yang berlaku (UU PDP, SEOJK Manajemen Risiko TI, dan standar internal perusahaan).</w:t>
      </w:r>
      <w:bookmarkEnd w:id="168"/>
    </w:p>
    <w:p w14:paraId="0AF34437" w14:textId="77777777" w:rsidR="00894152" w:rsidRPr="00894152" w:rsidRDefault="00894152" w:rsidP="00894152"/>
    <w:p w14:paraId="3EEBFF3D" w14:textId="77777777" w:rsidR="00D45B11" w:rsidRDefault="00D45B11" w:rsidP="007514FC">
      <w:pPr>
        <w:pStyle w:val="Heading3"/>
      </w:pPr>
      <w:bookmarkStart w:id="169" w:name="_Toc215557235"/>
      <w:r w:rsidRPr="00D45B11">
        <w:rPr>
          <w:b/>
          <w:bCs/>
        </w:rPr>
        <w:t>Prinsip Nilai Data:</w:t>
      </w:r>
      <w:r w:rsidRPr="00D45B11">
        <w:t xml:space="preserve"> Data diakui sebagai aset berharga perusahaan (Enterprise Asset) yang memiliki nilai ekonomi, risiko, dan biaya pengelolaan.</w:t>
      </w:r>
      <w:bookmarkEnd w:id="169"/>
    </w:p>
    <w:p w14:paraId="1EF849A5" w14:textId="77777777" w:rsidR="0033536A" w:rsidRPr="0033536A" w:rsidRDefault="0033536A" w:rsidP="0033536A"/>
    <w:p w14:paraId="7EAB93BC" w14:textId="77777777" w:rsidR="00D45B11" w:rsidRDefault="00D45B11" w:rsidP="007514FC">
      <w:pPr>
        <w:pStyle w:val="Heading3"/>
      </w:pPr>
      <w:bookmarkStart w:id="170" w:name="_Toc215557236"/>
      <w:r w:rsidRPr="00D45B11">
        <w:rPr>
          <w:b/>
          <w:bCs/>
        </w:rPr>
        <w:t>Penyelesaian Sengketa:</w:t>
      </w:r>
      <w:r w:rsidRPr="00D45B11">
        <w:t xml:space="preserve"> </w:t>
      </w:r>
      <w:r w:rsidRPr="00D45B11">
        <w:rPr>
          <w:i/>
          <w:iCs/>
        </w:rPr>
        <w:t>Data Governance Council</w:t>
      </w:r>
      <w:r w:rsidRPr="00D45B11">
        <w:t xml:space="preserve"> bertindak sebagai otoritas tertinggi untuk memutuskan konflik lintas departemen terkait definisi, kepemilikan, atau akses data.</w:t>
      </w:r>
      <w:bookmarkEnd w:id="170"/>
    </w:p>
    <w:p w14:paraId="096C4CB3" w14:textId="77777777" w:rsidR="0033536A" w:rsidRPr="0033536A" w:rsidRDefault="0033536A" w:rsidP="0033536A"/>
    <w:p w14:paraId="174F8591" w14:textId="77777777" w:rsidR="00D45B11" w:rsidRDefault="00D45B11" w:rsidP="007514FC">
      <w:pPr>
        <w:pStyle w:val="Heading3"/>
      </w:pPr>
      <w:bookmarkStart w:id="171" w:name="_Toc215557237"/>
      <w:r w:rsidRPr="00D45B11">
        <w:rPr>
          <w:b/>
          <w:bCs/>
        </w:rPr>
        <w:t>Manajemen Perubahan Kebijakan:</w:t>
      </w:r>
      <w:r w:rsidRPr="00D45B11">
        <w:t xml:space="preserve"> Setiap perubahan </w:t>
      </w:r>
      <w:commentRangeStart w:id="172"/>
      <w:r w:rsidRPr="00D45B11">
        <w:t xml:space="preserve">kebijakan data harus melalui proses kaji ulang dan persetujuan formal dari </w:t>
      </w:r>
      <w:r w:rsidRPr="00D45B11">
        <w:rPr>
          <w:i/>
          <w:iCs/>
        </w:rPr>
        <w:t>Data Governance Council</w:t>
      </w:r>
      <w:r w:rsidRPr="00D45B11">
        <w:t>.</w:t>
      </w:r>
      <w:bookmarkEnd w:id="171"/>
      <w:commentRangeEnd w:id="172"/>
      <w:r w:rsidR="00E03D15">
        <w:rPr>
          <w:rStyle w:val="CommentReference"/>
          <w:rFonts w:eastAsiaTheme="minorHAnsi" w:cstheme="minorBidi"/>
        </w:rPr>
        <w:commentReference w:id="172"/>
      </w:r>
    </w:p>
    <w:p w14:paraId="0DA85784" w14:textId="77777777" w:rsidR="0033536A" w:rsidRPr="0033536A" w:rsidRDefault="0033536A" w:rsidP="0033536A"/>
    <w:p w14:paraId="60C3BF4D" w14:textId="30D81B1F" w:rsidR="00D45B11" w:rsidRDefault="00D45B11" w:rsidP="007514FC">
      <w:pPr>
        <w:pStyle w:val="Heading3"/>
      </w:pPr>
      <w:bookmarkStart w:id="173" w:name="_Toc215557238"/>
      <w:r w:rsidRPr="00D45B11">
        <w:rPr>
          <w:b/>
          <w:bCs/>
        </w:rPr>
        <w:t>Sosialisasi dan Budaya:</w:t>
      </w:r>
      <w:r w:rsidRPr="00D45B11">
        <w:t xml:space="preserve"> </w:t>
      </w:r>
      <w:bookmarkEnd w:id="173"/>
      <w:r w:rsidR="008A7CC1" w:rsidRPr="008A7CC1">
        <w:t xml:space="preserve">Perusahaan wajib menyelenggarakan program pelatihan dan </w:t>
      </w:r>
      <w:r w:rsidR="008A7CC1" w:rsidRPr="008A7CC1">
        <w:rPr>
          <w:b/>
          <w:bCs/>
        </w:rPr>
        <w:t>sertifikasi internal</w:t>
      </w:r>
      <w:r w:rsidR="008A7CC1" w:rsidRPr="008A7CC1">
        <w:t xml:space="preserve"> terkait privasi dan keamanan data bagi seluruh karyawan. </w:t>
      </w:r>
      <w:commentRangeStart w:id="174"/>
      <w:r w:rsidR="008A7CC1" w:rsidRPr="008A7CC1">
        <w:t>Kelulusan dalam program ini menjadi syarat wajib bagi karyawan baru sebelum diberikan hak akses ke data sistem produksi.</w:t>
      </w:r>
      <w:commentRangeEnd w:id="174"/>
      <w:r w:rsidR="00C37E2F">
        <w:rPr>
          <w:rStyle w:val="CommentReference"/>
          <w:rFonts w:eastAsiaTheme="minorHAnsi" w:cstheme="minorBidi"/>
        </w:rPr>
        <w:commentReference w:id="174"/>
      </w:r>
    </w:p>
    <w:p w14:paraId="4EA197FE" w14:textId="77777777" w:rsidR="0033536A" w:rsidRPr="0033536A" w:rsidRDefault="0033536A" w:rsidP="0033536A"/>
    <w:p w14:paraId="508ECC95" w14:textId="77777777" w:rsidR="00D45B11" w:rsidRPr="0053606E" w:rsidRDefault="00D45B11" w:rsidP="007514FC">
      <w:pPr>
        <w:pStyle w:val="Heading3"/>
        <w:rPr>
          <w:highlight w:val="yellow"/>
        </w:rPr>
      </w:pPr>
      <w:bookmarkStart w:id="175" w:name="_Toc215557239"/>
      <w:r w:rsidRPr="0053606E">
        <w:rPr>
          <w:b/>
          <w:bCs/>
          <w:highlight w:val="yellow"/>
        </w:rPr>
        <w:t>Etika Data:</w:t>
      </w:r>
      <w:r w:rsidRPr="0053606E">
        <w:rPr>
          <w:highlight w:val="yellow"/>
        </w:rPr>
        <w:t xml:space="preserve"> Penggunaan data nasabah untuk analitik atau AI harus memegang teguh prinsip etika, transparansi, dan tidak bias.</w:t>
      </w:r>
      <w:bookmarkEnd w:id="175"/>
    </w:p>
    <w:p w14:paraId="33073ABA" w14:textId="77777777" w:rsidR="0033536A" w:rsidRPr="0053606E" w:rsidRDefault="0033536A" w:rsidP="0033536A">
      <w:pPr>
        <w:rPr>
          <w:highlight w:val="yellow"/>
        </w:rPr>
      </w:pPr>
    </w:p>
    <w:p w14:paraId="114B4148" w14:textId="77777777" w:rsidR="00D45B11" w:rsidRDefault="00D45B11" w:rsidP="007514FC">
      <w:pPr>
        <w:pStyle w:val="Heading3"/>
      </w:pPr>
      <w:bookmarkStart w:id="176" w:name="_Toc215557240"/>
      <w:r w:rsidRPr="0053606E">
        <w:rPr>
          <w:b/>
          <w:bCs/>
          <w:highlight w:val="yellow"/>
        </w:rPr>
        <w:t>Metrik Keberhasilan:</w:t>
      </w:r>
      <w:r w:rsidRPr="0053606E">
        <w:rPr>
          <w:highlight w:val="yellow"/>
        </w:rPr>
        <w:t xml:space="preserve"> Kinerja tata kelola data harus diukur menggunakan KPI yang jelas (misal: Skor Kualitas Data, Tingkat Kematangan Data).</w:t>
      </w:r>
      <w:bookmarkEnd w:id="176"/>
    </w:p>
    <w:p w14:paraId="43D72796" w14:textId="77777777" w:rsidR="0033536A" w:rsidRPr="0033536A" w:rsidRDefault="0033536A" w:rsidP="0033536A"/>
    <w:p w14:paraId="393F121A" w14:textId="77777777" w:rsidR="00E93489" w:rsidRDefault="003F62A4" w:rsidP="003F62A4">
      <w:pPr>
        <w:pStyle w:val="Heading3"/>
      </w:pPr>
      <w:r w:rsidRPr="003F62A4">
        <w:rPr>
          <w:b/>
          <w:bCs/>
        </w:rPr>
        <w:t>Inve</w:t>
      </w:r>
      <w:r w:rsidR="0043702A">
        <w:rPr>
          <w:b/>
          <w:bCs/>
        </w:rPr>
        <w:t>n</w:t>
      </w:r>
      <w:r w:rsidRPr="003F62A4">
        <w:rPr>
          <w:b/>
          <w:bCs/>
        </w:rPr>
        <w:t>tarisasi Aktivitas Pemrosesan Data</w:t>
      </w:r>
      <w:r>
        <w:rPr>
          <w:b/>
          <w:bCs/>
        </w:rPr>
        <w:t xml:space="preserve">: </w:t>
      </w:r>
      <w:r>
        <w:t>Setiap unit kerja (Data Owner) wajib mencatat seluruh aktivitas pemrosesan data pribadi dalam dokumen ROPA (</w:t>
      </w:r>
      <w:r w:rsidRPr="003F62A4">
        <w:rPr>
          <w:i/>
          <w:iCs/>
        </w:rPr>
        <w:t>Record of Processing Activit</w:t>
      </w:r>
      <w:r>
        <w:rPr>
          <w:i/>
          <w:iCs/>
        </w:rPr>
        <w:t>ies</w:t>
      </w:r>
      <w:r>
        <w:t xml:space="preserve">) dan setidaknya mencakup informasi seperti tujuan pemrosesan, kategori data pribadi, subjek data, pihak penerima data, jangka waktu retensi, dan langkah keamanan yang diterapkan. </w:t>
      </w:r>
    </w:p>
    <w:p w14:paraId="59396C04" w14:textId="77777777" w:rsidR="0033536A" w:rsidRPr="0033536A" w:rsidRDefault="0033536A" w:rsidP="0033536A"/>
    <w:p w14:paraId="33B8AB97" w14:textId="77777777" w:rsidR="00E93489" w:rsidRDefault="00E93489" w:rsidP="00E93489">
      <w:pPr>
        <w:pStyle w:val="Heading3"/>
        <w:numPr>
          <w:ilvl w:val="0"/>
          <w:numId w:val="0"/>
        </w:numPr>
        <w:ind w:left="1843"/>
      </w:pPr>
      <w:r w:rsidRPr="00E93489">
        <w:t xml:space="preserve">Peninjauan dan pembaruan ROPA wajib dilakukan oleh Data Owner secara berkala </w:t>
      </w:r>
      <w:r w:rsidRPr="00E93489">
        <w:rPr>
          <w:b/>
          <w:bCs/>
        </w:rPr>
        <w:t>minimal 1 (satu) kali dalam setahun, ATAU setiap kali terdapat perubahan signifikan</w:t>
      </w:r>
      <w:r w:rsidRPr="00E93489">
        <w:t xml:space="preserve"> pada proses bisnis, penambahan sistem baru, maupun peluncuran produk/layanan baru yang melibatkan pemrosesan data pribadi.</w:t>
      </w:r>
      <w:r w:rsidR="003423BE">
        <w:t xml:space="preserve"> </w:t>
      </w:r>
    </w:p>
    <w:p w14:paraId="6C61D287" w14:textId="66515B8E" w:rsidR="003F62A4" w:rsidRPr="003F62A4" w:rsidRDefault="00E93489" w:rsidP="00E93489">
      <w:pPr>
        <w:pStyle w:val="Heading3"/>
        <w:numPr>
          <w:ilvl w:val="0"/>
          <w:numId w:val="0"/>
        </w:numPr>
        <w:ind w:left="1843"/>
        <w:rPr>
          <w:b/>
          <w:bCs/>
        </w:rPr>
      </w:pPr>
      <w:r>
        <w:t>ROPA juga</w:t>
      </w:r>
      <w:r w:rsidR="003423BE">
        <w:t xml:space="preserve"> wajib disimpan secara terpusat dalam </w:t>
      </w:r>
      <w:commentRangeStart w:id="177"/>
      <w:r w:rsidR="003423BE">
        <w:t>Repositori</w:t>
      </w:r>
      <w:commentRangeEnd w:id="177"/>
      <w:r w:rsidR="00B21838">
        <w:rPr>
          <w:rStyle w:val="CommentReference"/>
          <w:rFonts w:eastAsiaTheme="minorHAnsi" w:cstheme="minorBidi"/>
        </w:rPr>
        <w:commentReference w:id="177"/>
      </w:r>
      <w:r w:rsidR="003423BE">
        <w:t xml:space="preserve"> Tata Kelola Data yang aman, yang dikelola oleh Satuan Kerja Pelindungan Data Pribadi</w:t>
      </w:r>
      <w:r>
        <w:t xml:space="preserve"> serta </w:t>
      </w:r>
      <w:r w:rsidR="003423BE">
        <w:t xml:space="preserve">harus tersedia </w:t>
      </w:r>
      <w:r w:rsidR="00364328">
        <w:t>setiap</w:t>
      </w:r>
      <w:r w:rsidR="003423BE">
        <w:t xml:space="preserve"> saat untuk kepentingan pemeriksaan oleh auditor atau dari regulator.</w:t>
      </w:r>
    </w:p>
    <w:p w14:paraId="42B2E53C" w14:textId="77777777" w:rsidR="007514FC" w:rsidRPr="007514FC" w:rsidRDefault="007514FC" w:rsidP="007514FC"/>
    <w:p w14:paraId="0FADBD47" w14:textId="340A6616" w:rsidR="00D45B11" w:rsidRPr="00D45B11" w:rsidRDefault="00355AF8" w:rsidP="00355AF8">
      <w:pPr>
        <w:pStyle w:val="Heading2"/>
      </w:pPr>
      <w:bookmarkStart w:id="178" w:name="_Toc215557241"/>
      <w:bookmarkStart w:id="179" w:name="_Toc215633023"/>
      <w:r>
        <w:t>Arsitektur Data (Data Architecture)</w:t>
      </w:r>
      <w:bookmarkEnd w:id="178"/>
      <w:bookmarkEnd w:id="179"/>
    </w:p>
    <w:p w14:paraId="5DEF9851" w14:textId="37EB2305" w:rsidR="00355AF8" w:rsidRPr="00D45B11" w:rsidRDefault="00D45B11" w:rsidP="00355AF8">
      <w:pPr>
        <w:pStyle w:val="Normal-Heading2"/>
      </w:pPr>
      <w:r w:rsidRPr="00D45B11">
        <w:t>Fokus: Struktur keseluruhan data dan aliran data dalam organisasi.</w:t>
      </w:r>
    </w:p>
    <w:p w14:paraId="2A36FC60" w14:textId="0E2A8039" w:rsidR="00DB6EF5" w:rsidRDefault="00D45B11" w:rsidP="00DB6EF5">
      <w:pPr>
        <w:pStyle w:val="Heading3"/>
      </w:pPr>
      <w:bookmarkStart w:id="180" w:name="_Toc215557242"/>
      <w:r w:rsidRPr="00D45B11">
        <w:rPr>
          <w:b/>
          <w:bCs/>
        </w:rPr>
        <w:t>Blueprint Arsitektur:</w:t>
      </w:r>
      <w:r w:rsidRPr="00D45B11">
        <w:t xml:space="preserve"> Divisi I</w:t>
      </w:r>
      <w:r w:rsidR="00B61F4E">
        <w:t xml:space="preserve">T, melalui </w:t>
      </w:r>
      <w:r w:rsidR="00295B91">
        <w:t>unit kerja</w:t>
      </w:r>
      <w:r w:rsidR="00B61F4E">
        <w:t xml:space="preserve"> </w:t>
      </w:r>
      <w:r w:rsidR="000A4ABE">
        <w:t>terkait</w:t>
      </w:r>
      <w:r w:rsidRPr="00D45B11">
        <w:t xml:space="preserve"> wajib memelihara </w:t>
      </w:r>
      <w:r w:rsidRPr="00D45B11">
        <w:rPr>
          <w:i/>
          <w:iCs/>
        </w:rPr>
        <w:t>Blueprint Arsitektur Data Enterprise</w:t>
      </w:r>
      <w:r w:rsidRPr="00D45B11">
        <w:t xml:space="preserve"> yang mencakup model data konseptual, logis, dan fisik.</w:t>
      </w:r>
      <w:bookmarkEnd w:id="180"/>
    </w:p>
    <w:p w14:paraId="0BF97AF3" w14:textId="77777777" w:rsidR="0033536A" w:rsidRPr="0033536A" w:rsidRDefault="0033536A" w:rsidP="0033536A"/>
    <w:p w14:paraId="240DDE3C" w14:textId="59988A04" w:rsidR="00DB6EF5" w:rsidRDefault="00D45B11" w:rsidP="00DB6EF5">
      <w:pPr>
        <w:pStyle w:val="Heading3"/>
      </w:pPr>
      <w:bookmarkStart w:id="181" w:name="_Toc215557243"/>
      <w:commentRangeStart w:id="182"/>
      <w:r w:rsidRPr="00D45B11">
        <w:rPr>
          <w:b/>
          <w:bCs/>
        </w:rPr>
        <w:t>Peta Aliran Data (Data Lineage):</w:t>
      </w:r>
      <w:r w:rsidRPr="00D45B11">
        <w:t xml:space="preserve"> Arus data dari sistem hulu (</w:t>
      </w:r>
      <w:r w:rsidRPr="00D45B11">
        <w:rPr>
          <w:i/>
          <w:iCs/>
        </w:rPr>
        <w:t>source system</w:t>
      </w:r>
      <w:r w:rsidRPr="00D45B11">
        <w:t>) hingga ke pelaporan hilir wajib dipetakan</w:t>
      </w:r>
      <w:r w:rsidR="00945D05">
        <w:t xml:space="preserve"> secara bertahap</w:t>
      </w:r>
      <w:r w:rsidRPr="00D45B11">
        <w:t xml:space="preserve"> untuk memudahkan pelacakan dampak (</w:t>
      </w:r>
      <w:r w:rsidRPr="00D45B11">
        <w:rPr>
          <w:i/>
          <w:iCs/>
        </w:rPr>
        <w:t>impact analysis</w:t>
      </w:r>
      <w:r w:rsidRPr="00D45B11">
        <w:t>)</w:t>
      </w:r>
      <w:bookmarkEnd w:id="181"/>
      <w:r w:rsidR="00945D05">
        <w:t xml:space="preserve"> dengan prioritas utama pada data kritis yang digunakan untuk pelaporan regulator.</w:t>
      </w:r>
      <w:commentRangeEnd w:id="182"/>
      <w:r w:rsidR="00B21838">
        <w:rPr>
          <w:rStyle w:val="CommentReference"/>
          <w:rFonts w:eastAsiaTheme="minorHAnsi" w:cstheme="minorBidi"/>
        </w:rPr>
        <w:commentReference w:id="182"/>
      </w:r>
    </w:p>
    <w:p w14:paraId="0A5407BE" w14:textId="77777777" w:rsidR="0033536A" w:rsidRPr="0033536A" w:rsidRDefault="0033536A" w:rsidP="0033536A"/>
    <w:p w14:paraId="54CE39E0" w14:textId="254F74F1" w:rsidR="00DB6EF5" w:rsidRDefault="00D45B11" w:rsidP="00DB6EF5">
      <w:pPr>
        <w:pStyle w:val="Heading3"/>
      </w:pPr>
      <w:bookmarkStart w:id="183" w:name="_Toc215557244"/>
      <w:r w:rsidRPr="00D45B11">
        <w:rPr>
          <w:b/>
          <w:bCs/>
        </w:rPr>
        <w:t>Standar Teknologi Data:</w:t>
      </w:r>
      <w:r w:rsidRPr="00D45B11">
        <w:t xml:space="preserve"> Seluruh pemilihan teknologi </w:t>
      </w:r>
      <w:r w:rsidRPr="00D45B11">
        <w:rPr>
          <w:i/>
          <w:iCs/>
        </w:rPr>
        <w:t>database</w:t>
      </w:r>
      <w:r w:rsidRPr="00D45B11">
        <w:t xml:space="preserve"> dan </w:t>
      </w:r>
      <w:r w:rsidRPr="00D45B11">
        <w:rPr>
          <w:i/>
          <w:iCs/>
        </w:rPr>
        <w:t>platform</w:t>
      </w:r>
      <w:r w:rsidRPr="00D45B11">
        <w:t xml:space="preserve"> data baru harus mematuhi standar teknologi yang telah ditetapkan Arsitek Data.</w:t>
      </w:r>
      <w:bookmarkEnd w:id="183"/>
    </w:p>
    <w:p w14:paraId="18336EDF" w14:textId="77777777" w:rsidR="0033536A" w:rsidRPr="0033536A" w:rsidRDefault="0033536A" w:rsidP="0033536A"/>
    <w:p w14:paraId="7909D389" w14:textId="7B09BC97" w:rsidR="00DB6EF5" w:rsidRDefault="00D45B11" w:rsidP="00DB6EF5">
      <w:pPr>
        <w:pStyle w:val="Heading3"/>
      </w:pPr>
      <w:bookmarkStart w:id="184" w:name="_Toc215557245"/>
      <w:r w:rsidRPr="00D45B11">
        <w:rPr>
          <w:b/>
          <w:bCs/>
        </w:rPr>
        <w:t>Integrasi Arsitektur Bisnis:</w:t>
      </w:r>
      <w:r w:rsidRPr="00D45B11">
        <w:t xml:space="preserve"> Desain data harus mencerminkan proses bisnis asuransi (Underwriting, Klaim, Billing) dan bukan sekadar mengikuti fitur aplikasi.</w:t>
      </w:r>
      <w:bookmarkEnd w:id="184"/>
    </w:p>
    <w:p w14:paraId="6519737C" w14:textId="77777777" w:rsidR="0033536A" w:rsidRPr="0033536A" w:rsidRDefault="0033536A" w:rsidP="0033536A"/>
    <w:p w14:paraId="131317E8" w14:textId="7E93CE7D" w:rsidR="00DB6EF5" w:rsidRDefault="00D45B11" w:rsidP="00DB6EF5">
      <w:pPr>
        <w:pStyle w:val="Heading3"/>
      </w:pPr>
      <w:bookmarkStart w:id="185" w:name="_Toc215557246"/>
      <w:r w:rsidRPr="00D45B11">
        <w:rPr>
          <w:b/>
          <w:bCs/>
        </w:rPr>
        <w:t>Prinsip Single Source of Truth:</w:t>
      </w:r>
      <w:r w:rsidRPr="00D45B11">
        <w:t xml:space="preserve"> Arsitektur data harus didesain untuk menghindari duplikasi data yang tidak perlu; setiap data harus memiliki satu sumber kebenaran.</w:t>
      </w:r>
      <w:bookmarkEnd w:id="185"/>
    </w:p>
    <w:p w14:paraId="40688040" w14:textId="77777777" w:rsidR="0033536A" w:rsidRPr="0033536A" w:rsidRDefault="0033536A" w:rsidP="0033536A"/>
    <w:p w14:paraId="7EC91BC0" w14:textId="5B9EA307" w:rsidR="00DB6EF5" w:rsidRDefault="00D45B11" w:rsidP="00894152">
      <w:pPr>
        <w:pStyle w:val="Heading3"/>
      </w:pPr>
      <w:bookmarkStart w:id="186" w:name="_Toc215557247"/>
      <w:commentRangeStart w:id="187"/>
      <w:r w:rsidRPr="00D45B11">
        <w:rPr>
          <w:b/>
          <w:bCs/>
        </w:rPr>
        <w:t>Standarisasi Cloud:</w:t>
      </w:r>
      <w:r w:rsidRPr="00D45B11">
        <w:t xml:space="preserve"> Jika menggunakan penyimpanan data berbasis </w:t>
      </w:r>
      <w:r w:rsidRPr="00D45B11">
        <w:rPr>
          <w:i/>
          <w:iCs/>
        </w:rPr>
        <w:t>Cloud</w:t>
      </w:r>
      <w:r w:rsidRPr="00D45B11">
        <w:t xml:space="preserve">, arsitektur harus mematuhi standar keamanan </w:t>
      </w:r>
      <w:r w:rsidRPr="00D45B11">
        <w:rPr>
          <w:i/>
          <w:iCs/>
        </w:rPr>
        <w:t>Cloud</w:t>
      </w:r>
      <w:r w:rsidRPr="00D45B11">
        <w:t xml:space="preserve"> dan regulasi residensi data (data sovereignty).</w:t>
      </w:r>
      <w:bookmarkEnd w:id="186"/>
      <w:commentRangeEnd w:id="187"/>
      <w:r w:rsidR="00B21838">
        <w:rPr>
          <w:rStyle w:val="CommentReference"/>
          <w:rFonts w:eastAsiaTheme="minorHAnsi" w:cstheme="minorBidi"/>
        </w:rPr>
        <w:commentReference w:id="187"/>
      </w:r>
    </w:p>
    <w:p w14:paraId="7750A85F" w14:textId="77777777" w:rsidR="0033536A" w:rsidRPr="0033536A" w:rsidRDefault="0033536A" w:rsidP="0033536A"/>
    <w:p w14:paraId="5BB6B4D7" w14:textId="77777777" w:rsidR="00D45B11" w:rsidRDefault="00D45B11" w:rsidP="00355AF8">
      <w:pPr>
        <w:pStyle w:val="Heading3"/>
      </w:pPr>
      <w:bookmarkStart w:id="188" w:name="_Toc215557248"/>
      <w:r w:rsidRPr="00D45B11">
        <w:rPr>
          <w:b/>
          <w:bCs/>
        </w:rPr>
        <w:t>Manajemen Utang Teknis:</w:t>
      </w:r>
      <w:r w:rsidRPr="00D45B11">
        <w:t xml:space="preserve"> Arsitektur data harus ditinjau berkala untuk mengidentifikasi dan menghapus sistem/database warisan (</w:t>
      </w:r>
      <w:r w:rsidRPr="00D45B11">
        <w:rPr>
          <w:i/>
          <w:iCs/>
        </w:rPr>
        <w:t>legacy</w:t>
      </w:r>
      <w:r w:rsidRPr="00D45B11">
        <w:t>) yang sudah usang.</w:t>
      </w:r>
      <w:bookmarkEnd w:id="188"/>
    </w:p>
    <w:p w14:paraId="216351FB" w14:textId="77777777" w:rsidR="0033536A" w:rsidRPr="0033536A" w:rsidRDefault="0033536A" w:rsidP="0033536A"/>
    <w:p w14:paraId="5D8A5D42" w14:textId="77777777" w:rsidR="00FD542D" w:rsidRDefault="00FD542D" w:rsidP="00FD542D">
      <w:pPr>
        <w:pStyle w:val="Heading3"/>
      </w:pPr>
      <w:bookmarkStart w:id="189" w:name="_Toc215557249"/>
      <w:r w:rsidRPr="00D45B11">
        <w:rPr>
          <w:b/>
          <w:bCs/>
        </w:rPr>
        <w:t>Interoperabilitas:</w:t>
      </w:r>
      <w:r w:rsidRPr="00D45B11">
        <w:t xml:space="preserve"> Sistem harus didesain dengan standar terbuka (seperti REST API) untuk memudahkan pertukaran data antar sistem internal dan eksternal.</w:t>
      </w:r>
      <w:bookmarkEnd w:id="189"/>
    </w:p>
    <w:p w14:paraId="0ED37908" w14:textId="77777777" w:rsidR="00894152" w:rsidRPr="00894152" w:rsidRDefault="00894152" w:rsidP="00894152"/>
    <w:p w14:paraId="502A9E12" w14:textId="60356125" w:rsidR="00FD542D" w:rsidRDefault="00FD542D" w:rsidP="001A46DD">
      <w:pPr>
        <w:pStyle w:val="Heading3"/>
      </w:pPr>
      <w:bookmarkStart w:id="190" w:name="_Toc215557250"/>
      <w:commentRangeStart w:id="191"/>
      <w:r w:rsidRPr="00D45B11">
        <w:rPr>
          <w:b/>
          <w:bCs/>
        </w:rPr>
        <w:t>Dokumentasi Arsitektur:</w:t>
      </w:r>
      <w:r w:rsidRPr="00D45B11">
        <w:t xml:space="preserve"> Setiap proyek IT baru wajib menyerahkan dokumen arsitektur data sebagai syarat </w:t>
      </w:r>
      <w:r w:rsidRPr="00D45B11">
        <w:rPr>
          <w:i/>
          <w:iCs/>
        </w:rPr>
        <w:t>Go-Live</w:t>
      </w:r>
      <w:r w:rsidRPr="00D45B11">
        <w:t>.</w:t>
      </w:r>
      <w:bookmarkEnd w:id="190"/>
      <w:commentRangeEnd w:id="191"/>
      <w:r w:rsidR="00B21838">
        <w:rPr>
          <w:rStyle w:val="CommentReference"/>
          <w:rFonts w:eastAsiaTheme="minorHAnsi" w:cstheme="minorBidi"/>
        </w:rPr>
        <w:commentReference w:id="191"/>
      </w:r>
    </w:p>
    <w:p w14:paraId="37AB5ADB" w14:textId="77777777" w:rsidR="0033536A" w:rsidRPr="0033536A" w:rsidRDefault="0033536A" w:rsidP="0033536A"/>
    <w:p w14:paraId="4EF1C3E3" w14:textId="77777777" w:rsidR="00FD542D" w:rsidRPr="00D45B11" w:rsidRDefault="00FD542D" w:rsidP="00FD542D">
      <w:pPr>
        <w:pStyle w:val="Heading3"/>
      </w:pPr>
      <w:bookmarkStart w:id="192" w:name="_Toc215557251"/>
      <w:r w:rsidRPr="00D45B11">
        <w:rPr>
          <w:b/>
          <w:bCs/>
        </w:rPr>
        <w:t>Klasifikasi Zona Data:</w:t>
      </w:r>
      <w:r w:rsidRPr="00D45B11">
        <w:t xml:space="preserve"> Arsitektur harus memisahkan zona data operasional (transaksional) dengan zona data analitik (pelaporan) untuk menjaga performa.</w:t>
      </w:r>
      <w:bookmarkEnd w:id="192"/>
    </w:p>
    <w:p w14:paraId="2C920938" w14:textId="0A124857" w:rsidR="00D45B11" w:rsidRPr="00D45B11" w:rsidRDefault="00D45B11" w:rsidP="00FD542D">
      <w:pPr>
        <w:ind w:left="0"/>
      </w:pPr>
    </w:p>
    <w:p w14:paraId="79786EA6" w14:textId="6EF1E2C7" w:rsidR="00D45B11" w:rsidRPr="00D45B11" w:rsidRDefault="00505D04" w:rsidP="00505D04">
      <w:pPr>
        <w:pStyle w:val="Heading2"/>
      </w:pPr>
      <w:bookmarkStart w:id="193" w:name="_Toc215557252"/>
      <w:bookmarkStart w:id="194" w:name="_Toc215633024"/>
      <w:r>
        <w:t>Pemodelan dan Desain Data (Data Modeling &amp; Design)</w:t>
      </w:r>
      <w:bookmarkEnd w:id="193"/>
      <w:bookmarkEnd w:id="194"/>
    </w:p>
    <w:p w14:paraId="1C39D72F" w14:textId="77777777" w:rsidR="00D45B11" w:rsidRDefault="00D45B11" w:rsidP="00505D04">
      <w:pPr>
        <w:pStyle w:val="Normal-Heading2"/>
      </w:pPr>
      <w:r w:rsidRPr="00D45B11">
        <w:t>Fokus: Analisis, desain, pembuatan, dan pemeliharaan model data.</w:t>
      </w:r>
    </w:p>
    <w:p w14:paraId="20E4EF63" w14:textId="5BBC96FF" w:rsidR="001A46DD" w:rsidRDefault="00505D04" w:rsidP="001A46DD">
      <w:pPr>
        <w:pStyle w:val="Heading3"/>
      </w:pPr>
      <w:bookmarkStart w:id="195" w:name="_Toc215557253"/>
      <w:commentRangeStart w:id="196"/>
      <w:r w:rsidRPr="00D45B11">
        <w:rPr>
          <w:b/>
          <w:bCs/>
        </w:rPr>
        <w:t>Standar Penamaan (Naming Convention):</w:t>
      </w:r>
      <w:r w:rsidRPr="00D45B11">
        <w:t xml:space="preserve"> Seluruh tabel, kolom, dan objek database wajib mengikuti standar penamaan baku yang mudah dimengerti (misal: TBL_NASABAH, bukan T123).</w:t>
      </w:r>
      <w:bookmarkEnd w:id="195"/>
      <w:commentRangeEnd w:id="196"/>
      <w:r w:rsidR="00B21838">
        <w:rPr>
          <w:rStyle w:val="CommentReference"/>
          <w:rFonts w:eastAsiaTheme="minorHAnsi" w:cstheme="minorBidi"/>
        </w:rPr>
        <w:commentReference w:id="196"/>
      </w:r>
    </w:p>
    <w:p w14:paraId="40BC20D9" w14:textId="77777777" w:rsidR="0033536A" w:rsidRPr="0033536A" w:rsidRDefault="0033536A" w:rsidP="0033536A"/>
    <w:p w14:paraId="46DA94B7" w14:textId="6F53D1EC" w:rsidR="001A46DD" w:rsidRDefault="00505D04" w:rsidP="001A46DD">
      <w:pPr>
        <w:pStyle w:val="Heading3"/>
      </w:pPr>
      <w:bookmarkStart w:id="197" w:name="_Toc215557254"/>
      <w:r w:rsidRPr="00D45B11">
        <w:rPr>
          <w:b/>
          <w:bCs/>
        </w:rPr>
        <w:t>Tiga Tingkat Model:</w:t>
      </w:r>
      <w:r w:rsidRPr="00D45B11">
        <w:t xml:space="preserve"> Untuk sistem kritikal (Core System), wajib tersedia </w:t>
      </w:r>
      <w:r w:rsidRPr="00D45B11">
        <w:rPr>
          <w:i/>
          <w:iCs/>
        </w:rPr>
        <w:t>Conceptual Data Model</w:t>
      </w:r>
      <w:r w:rsidRPr="00D45B11">
        <w:t xml:space="preserve"> (Bisnis), </w:t>
      </w:r>
      <w:r w:rsidRPr="00D45B11">
        <w:rPr>
          <w:i/>
          <w:iCs/>
        </w:rPr>
        <w:t>Logical Data Model</w:t>
      </w:r>
      <w:r w:rsidRPr="00D45B11">
        <w:t xml:space="preserve"> (Teknis Agnostik), dan </w:t>
      </w:r>
      <w:r w:rsidRPr="00D45B11">
        <w:rPr>
          <w:i/>
          <w:iCs/>
        </w:rPr>
        <w:t>Physical Data Model</w:t>
      </w:r>
      <w:r w:rsidRPr="00D45B11">
        <w:t xml:space="preserve"> (Database Spesifik).</w:t>
      </w:r>
      <w:bookmarkEnd w:id="197"/>
    </w:p>
    <w:p w14:paraId="73CB105A" w14:textId="77777777" w:rsidR="0033536A" w:rsidRPr="0033536A" w:rsidRDefault="0033536A" w:rsidP="0033536A"/>
    <w:p w14:paraId="5823B562" w14:textId="18BF7FC6" w:rsidR="001A46DD" w:rsidRDefault="00D45B11" w:rsidP="001A46DD">
      <w:pPr>
        <w:pStyle w:val="Heading3"/>
      </w:pPr>
      <w:bookmarkStart w:id="198" w:name="_Toc215557255"/>
      <w:r w:rsidRPr="00D45B11">
        <w:rPr>
          <w:b/>
          <w:bCs/>
        </w:rPr>
        <w:t>Integritas Referensial:</w:t>
      </w:r>
      <w:r w:rsidRPr="00D45B11">
        <w:t xml:space="preserve"> Desain database relasional wajib menerapkan </w:t>
      </w:r>
      <w:r w:rsidRPr="00D45B11">
        <w:rPr>
          <w:i/>
          <w:iCs/>
        </w:rPr>
        <w:t>Foreign Key</w:t>
      </w:r>
      <w:r w:rsidRPr="00D45B11">
        <w:t xml:space="preserve"> dan </w:t>
      </w:r>
      <w:r w:rsidRPr="00D45B11">
        <w:rPr>
          <w:i/>
          <w:iCs/>
        </w:rPr>
        <w:t>Primary Key</w:t>
      </w:r>
      <w:r w:rsidRPr="00D45B11">
        <w:t xml:space="preserve"> yang konsisten untuk menjaga integritas hubungan data.</w:t>
      </w:r>
      <w:bookmarkEnd w:id="198"/>
    </w:p>
    <w:p w14:paraId="2A0A2742" w14:textId="77777777" w:rsidR="0033536A" w:rsidRPr="0033536A" w:rsidRDefault="0033536A" w:rsidP="0033536A"/>
    <w:p w14:paraId="1FF39EFC" w14:textId="35A84A04" w:rsidR="001A46DD" w:rsidRDefault="00D45B11" w:rsidP="001A46DD">
      <w:pPr>
        <w:pStyle w:val="Heading3"/>
      </w:pPr>
      <w:bookmarkStart w:id="199" w:name="_Toc215557256"/>
      <w:r w:rsidRPr="00D45B11">
        <w:rPr>
          <w:b/>
          <w:bCs/>
        </w:rPr>
        <w:t>Dokumentasi Model:</w:t>
      </w:r>
      <w:r w:rsidRPr="00D45B11">
        <w:t xml:space="preserve"> Setiap perubahan struktur database (DDL) harus disertai pembaruan pada dokumen ERD (</w:t>
      </w:r>
      <w:r w:rsidRPr="00D45B11">
        <w:rPr>
          <w:i/>
          <w:iCs/>
        </w:rPr>
        <w:t>Entity Relationship Diagram</w:t>
      </w:r>
      <w:r w:rsidRPr="00D45B11">
        <w:t>).</w:t>
      </w:r>
      <w:bookmarkEnd w:id="199"/>
    </w:p>
    <w:p w14:paraId="189D3039" w14:textId="77777777" w:rsidR="0033536A" w:rsidRPr="0033536A" w:rsidRDefault="0033536A" w:rsidP="0033536A"/>
    <w:p w14:paraId="1C901D17" w14:textId="1AE5F506" w:rsidR="001A46DD" w:rsidRDefault="00D45B11" w:rsidP="00894152">
      <w:pPr>
        <w:pStyle w:val="Heading3"/>
      </w:pPr>
      <w:bookmarkStart w:id="200" w:name="_Toc215557257"/>
      <w:r w:rsidRPr="00D45B11">
        <w:rPr>
          <w:b/>
          <w:bCs/>
        </w:rPr>
        <w:t>Normalisasi:</w:t>
      </w:r>
      <w:r w:rsidRPr="00D45B11">
        <w:t xml:space="preserve"> Database transaksional harus dinormalisasi (minimal 3NF) untuk mengurangi redundansi, kecuali ada alasan performa yang disetujui.</w:t>
      </w:r>
      <w:bookmarkEnd w:id="200"/>
    </w:p>
    <w:p w14:paraId="5A23D84B" w14:textId="77777777" w:rsidR="0033536A" w:rsidRPr="0033536A" w:rsidRDefault="0033536A" w:rsidP="0033536A"/>
    <w:p w14:paraId="21B71B16" w14:textId="6A3402EC" w:rsidR="00505D04" w:rsidRDefault="00D45B11" w:rsidP="00505D04">
      <w:pPr>
        <w:pStyle w:val="Heading3"/>
      </w:pPr>
      <w:bookmarkStart w:id="201" w:name="_Toc215557258"/>
      <w:r w:rsidRPr="00D45B11">
        <w:rPr>
          <w:b/>
          <w:bCs/>
        </w:rPr>
        <w:t>Kamus Data Model:</w:t>
      </w:r>
      <w:r w:rsidRPr="00D45B11">
        <w:t xml:space="preserve"> Setiap atribut dalam model data harus memiliki definisi bisnis yang jelas (misal: Definisi "Tanggal Efektif Polis").</w:t>
      </w:r>
      <w:bookmarkEnd w:id="201"/>
    </w:p>
    <w:p w14:paraId="61BC2B4F" w14:textId="77777777" w:rsidR="0033536A" w:rsidRPr="0033536A" w:rsidRDefault="0033536A" w:rsidP="0033536A"/>
    <w:p w14:paraId="6FB30C2F" w14:textId="08CA4DE1" w:rsidR="00505D04" w:rsidRDefault="00D45B11" w:rsidP="00505D04">
      <w:pPr>
        <w:pStyle w:val="Heading3"/>
      </w:pPr>
      <w:bookmarkStart w:id="202" w:name="_Toc215557259"/>
      <w:r w:rsidRPr="00D45B11">
        <w:rPr>
          <w:b/>
          <w:bCs/>
        </w:rPr>
        <w:t>Review Desain:</w:t>
      </w:r>
      <w:r w:rsidRPr="00D45B11">
        <w:t xml:space="preserve"> Desain model data untuk aplikasi baru wajib direview dan disetujui oleh Tim </w:t>
      </w:r>
      <w:r w:rsidRPr="00D45B11">
        <w:rPr>
          <w:i/>
          <w:iCs/>
        </w:rPr>
        <w:t>Data Architect</w:t>
      </w:r>
      <w:r w:rsidRPr="00D45B11">
        <w:t xml:space="preserve"> atau DBA sebelum implementasi.</w:t>
      </w:r>
      <w:bookmarkEnd w:id="202"/>
    </w:p>
    <w:p w14:paraId="79DFB209" w14:textId="77777777" w:rsidR="0033536A" w:rsidRPr="0033536A" w:rsidRDefault="0033536A" w:rsidP="0033536A"/>
    <w:p w14:paraId="7F31CF2E" w14:textId="647CA831" w:rsidR="00505D04" w:rsidRDefault="00D45B11" w:rsidP="00505D04">
      <w:pPr>
        <w:pStyle w:val="Heading3"/>
      </w:pPr>
      <w:bookmarkStart w:id="203" w:name="_Toc215557260"/>
      <w:r w:rsidRPr="00D45B11">
        <w:rPr>
          <w:b/>
          <w:bCs/>
        </w:rPr>
        <w:t>Versioning Model:</w:t>
      </w:r>
      <w:r w:rsidRPr="00D45B11">
        <w:t xml:space="preserve"> Riwayat perubahan model data harus dikelola menggunakan </w:t>
      </w:r>
      <w:r w:rsidRPr="00D45B11">
        <w:rPr>
          <w:i/>
          <w:iCs/>
        </w:rPr>
        <w:t>version control system</w:t>
      </w:r>
      <w:r w:rsidRPr="00D45B11">
        <w:t xml:space="preserve"> (seperti Git untuk skrip database).</w:t>
      </w:r>
      <w:bookmarkEnd w:id="203"/>
    </w:p>
    <w:p w14:paraId="28B18EC8" w14:textId="77777777" w:rsidR="00894152" w:rsidRPr="00894152" w:rsidRDefault="00894152" w:rsidP="00894152"/>
    <w:p w14:paraId="3B6C00F9" w14:textId="7E96FA82" w:rsidR="00505D04" w:rsidRDefault="00D45B11" w:rsidP="00F1431B">
      <w:pPr>
        <w:pStyle w:val="Heading3"/>
      </w:pPr>
      <w:bookmarkStart w:id="204" w:name="_Toc215557261"/>
      <w:r w:rsidRPr="00D45B11">
        <w:rPr>
          <w:b/>
          <w:bCs/>
        </w:rPr>
        <w:t>Tipe Data Standar:</w:t>
      </w:r>
      <w:r w:rsidRPr="00D45B11">
        <w:t xml:space="preserve"> Penggunaan tipe data (misal: format tanggal, format mata uang, panjang karakter NIK) harus seragam di seluruh sistem perusahaan.</w:t>
      </w:r>
      <w:bookmarkEnd w:id="204"/>
    </w:p>
    <w:p w14:paraId="67803AFB" w14:textId="77777777" w:rsidR="0033536A" w:rsidRPr="0033536A" w:rsidRDefault="0033536A" w:rsidP="0033536A"/>
    <w:p w14:paraId="1FB7FE6E" w14:textId="77777777" w:rsidR="00D45B11" w:rsidRDefault="00D45B11" w:rsidP="00505D04">
      <w:pPr>
        <w:pStyle w:val="Heading3"/>
      </w:pPr>
      <w:bookmarkStart w:id="205" w:name="_Toc215557262"/>
      <w:r w:rsidRPr="00D45B11">
        <w:rPr>
          <w:b/>
          <w:bCs/>
        </w:rPr>
        <w:t>Reverse Engineering:</w:t>
      </w:r>
      <w:r w:rsidRPr="00D45B11">
        <w:t xml:space="preserve"> Untuk sistem paket (COTS) atau legacy yang tidak memiliki dokumentasi, wajib dilakukan </w:t>
      </w:r>
      <w:r w:rsidRPr="00D45B11">
        <w:rPr>
          <w:i/>
          <w:iCs/>
        </w:rPr>
        <w:t>reverse engineering</w:t>
      </w:r>
      <w:r w:rsidRPr="00D45B11">
        <w:t xml:space="preserve"> model data secara berkala.</w:t>
      </w:r>
      <w:bookmarkEnd w:id="205"/>
    </w:p>
    <w:p w14:paraId="70A8847F" w14:textId="6BD2065B" w:rsidR="00D45B11" w:rsidRPr="00D45B11" w:rsidRDefault="00D45B11" w:rsidP="00D45B11"/>
    <w:p w14:paraId="0BEFE15E" w14:textId="3BBAA1C4" w:rsidR="00D45B11" w:rsidRPr="00D45B11" w:rsidRDefault="00E32340" w:rsidP="00E32340">
      <w:pPr>
        <w:pStyle w:val="Heading2"/>
      </w:pPr>
      <w:bookmarkStart w:id="206" w:name="_Toc215557263"/>
      <w:bookmarkStart w:id="207" w:name="_Toc215633025"/>
      <w:r>
        <w:t>Penyimpanan dan Pengoperasian Data (Data Storage and Operation)</w:t>
      </w:r>
      <w:bookmarkEnd w:id="206"/>
      <w:bookmarkEnd w:id="207"/>
    </w:p>
    <w:p w14:paraId="0CA595EA" w14:textId="77777777" w:rsidR="00D45B11" w:rsidRPr="00D45B11" w:rsidRDefault="00D45B11" w:rsidP="00E32340">
      <w:pPr>
        <w:pStyle w:val="Normal-Heading2"/>
      </w:pPr>
      <w:r w:rsidRPr="00D45B11">
        <w:t>Fokus: Dukungan fisik, teknis, dan operasional penyimpanan data.</w:t>
      </w:r>
    </w:p>
    <w:p w14:paraId="269D34EE" w14:textId="77F7A1D4" w:rsidR="00F1431B" w:rsidRDefault="00D45B11" w:rsidP="00F1431B">
      <w:pPr>
        <w:pStyle w:val="Heading3"/>
      </w:pPr>
      <w:bookmarkStart w:id="208" w:name="_Toc215557264"/>
      <w:r w:rsidRPr="00D45B11">
        <w:rPr>
          <w:b/>
          <w:bCs/>
        </w:rPr>
        <w:t>Manajemen Kapasitas:</w:t>
      </w:r>
      <w:r w:rsidRPr="00D45B11">
        <w:t xml:space="preserve"> DBA wajib melakukan pemantauan dan perencanaan kapasitas penyimpanan (</w:t>
      </w:r>
      <w:r w:rsidRPr="00D45B11">
        <w:rPr>
          <w:i/>
          <w:iCs/>
        </w:rPr>
        <w:t>storage</w:t>
      </w:r>
      <w:r w:rsidRPr="00D45B11">
        <w:t>) minimal 6 bulan ke depan.</w:t>
      </w:r>
      <w:bookmarkEnd w:id="208"/>
    </w:p>
    <w:p w14:paraId="1225EDA0" w14:textId="77777777" w:rsidR="0033536A" w:rsidRPr="0033536A" w:rsidRDefault="0033536A" w:rsidP="0033536A"/>
    <w:p w14:paraId="37BF5045" w14:textId="5F4AFBFE" w:rsidR="00F1431B" w:rsidRDefault="00D45B11" w:rsidP="00F1431B">
      <w:pPr>
        <w:pStyle w:val="Heading3"/>
      </w:pPr>
      <w:bookmarkStart w:id="209" w:name="_Toc215557265"/>
      <w:r w:rsidRPr="00D45B11">
        <w:rPr>
          <w:b/>
          <w:bCs/>
        </w:rPr>
        <w:t>Kinerja Database:</w:t>
      </w:r>
      <w:r w:rsidRPr="00D45B11">
        <w:t xml:space="preserve"> Indeks database harus dikelola, dipantau, dan dioptimalkan (re-index/re-organize) secara rutin untuk mencegah degradasi performa aplikasi.</w:t>
      </w:r>
      <w:bookmarkEnd w:id="209"/>
    </w:p>
    <w:p w14:paraId="048984C8" w14:textId="77777777" w:rsidR="0033536A" w:rsidRPr="0033536A" w:rsidRDefault="0033536A" w:rsidP="0033536A"/>
    <w:p w14:paraId="6106B9AA" w14:textId="2C5CC5C1" w:rsidR="00F1431B" w:rsidRDefault="00D45B11" w:rsidP="00F1431B">
      <w:pPr>
        <w:pStyle w:val="Heading3"/>
      </w:pPr>
      <w:bookmarkStart w:id="210" w:name="_Toc215557266"/>
      <w:r w:rsidRPr="00D45B11">
        <w:rPr>
          <w:b/>
          <w:bCs/>
        </w:rPr>
        <w:t>Strategi Backup:</w:t>
      </w:r>
      <w:r w:rsidRPr="00D45B11">
        <w:t xml:space="preserve"> Seluruh database operasional wajib di-</w:t>
      </w:r>
      <w:r w:rsidRPr="00D45B11">
        <w:rPr>
          <w:i/>
          <w:iCs/>
        </w:rPr>
        <w:t>backup</w:t>
      </w:r>
      <w:r w:rsidRPr="00D45B11">
        <w:t xml:space="preserve"> dengan skema </w:t>
      </w:r>
      <w:r w:rsidRPr="00D45B11">
        <w:rPr>
          <w:i/>
          <w:iCs/>
        </w:rPr>
        <w:t>Full, Differential</w:t>
      </w:r>
      <w:r w:rsidRPr="00D45B11">
        <w:t xml:space="preserve">, dan </w:t>
      </w:r>
      <w:r w:rsidRPr="00D45B11">
        <w:rPr>
          <w:i/>
          <w:iCs/>
        </w:rPr>
        <w:t>Transaction Log</w:t>
      </w:r>
      <w:r w:rsidRPr="00D45B11">
        <w:t xml:space="preserve"> </w:t>
      </w:r>
      <w:commentRangeStart w:id="211"/>
      <w:r w:rsidRPr="00D45B11">
        <w:t>sesuai RPO/RTO yang disepakati bisnis.</w:t>
      </w:r>
      <w:bookmarkEnd w:id="210"/>
      <w:commentRangeEnd w:id="211"/>
      <w:r w:rsidR="007D7F2D">
        <w:rPr>
          <w:rStyle w:val="CommentReference"/>
          <w:rFonts w:eastAsiaTheme="minorHAnsi" w:cstheme="minorBidi"/>
        </w:rPr>
        <w:commentReference w:id="211"/>
      </w:r>
    </w:p>
    <w:p w14:paraId="492898C7" w14:textId="77777777" w:rsidR="0033536A" w:rsidRPr="0033536A" w:rsidRDefault="0033536A" w:rsidP="0033536A"/>
    <w:p w14:paraId="6FEEF77D" w14:textId="58C8D491" w:rsidR="00F1431B" w:rsidRDefault="00D45B11" w:rsidP="00F1431B">
      <w:pPr>
        <w:pStyle w:val="Heading3"/>
      </w:pPr>
      <w:bookmarkStart w:id="212" w:name="_Toc215557267"/>
      <w:r w:rsidRPr="00D45B11">
        <w:rPr>
          <w:b/>
          <w:bCs/>
        </w:rPr>
        <w:t>Uji Pemulihan (Restore Test):</w:t>
      </w:r>
      <w:r w:rsidRPr="00D45B11">
        <w:t xml:space="preserve"> Pengujian </w:t>
      </w:r>
      <w:r w:rsidRPr="00D45B11">
        <w:rPr>
          <w:i/>
          <w:iCs/>
        </w:rPr>
        <w:t>restore</w:t>
      </w:r>
      <w:r w:rsidRPr="00D45B11">
        <w:t xml:space="preserve"> database dari </w:t>
      </w:r>
      <w:r w:rsidRPr="00D45B11">
        <w:rPr>
          <w:i/>
          <w:iCs/>
        </w:rPr>
        <w:t>backup</w:t>
      </w:r>
      <w:r w:rsidRPr="00D45B11">
        <w:t xml:space="preserve"> wajib dilakukan minimal 3 bulan sekali untuk memvalidasi integritas file </w:t>
      </w:r>
      <w:r w:rsidRPr="00D45B11">
        <w:rPr>
          <w:i/>
          <w:iCs/>
        </w:rPr>
        <w:t>backup</w:t>
      </w:r>
      <w:r w:rsidRPr="00D45B11">
        <w:t>.</w:t>
      </w:r>
      <w:bookmarkEnd w:id="212"/>
    </w:p>
    <w:p w14:paraId="2AA6B1A7" w14:textId="77777777" w:rsidR="0033536A" w:rsidRPr="0033536A" w:rsidRDefault="0033536A" w:rsidP="0033536A"/>
    <w:p w14:paraId="753EEC8C" w14:textId="34629E1B" w:rsidR="00E32340" w:rsidRDefault="00D45B11" w:rsidP="00E32340">
      <w:pPr>
        <w:pStyle w:val="Heading3"/>
      </w:pPr>
      <w:bookmarkStart w:id="213" w:name="_Toc215557268"/>
      <w:r w:rsidRPr="00D45B11">
        <w:rPr>
          <w:b/>
          <w:bCs/>
        </w:rPr>
        <w:t>Manajemen Lingkungan:</w:t>
      </w:r>
      <w:r w:rsidRPr="00D45B11">
        <w:t xml:space="preserve"> Wajib ada pemisahan fisik/logis yang tegas antara lingkungan </w:t>
      </w:r>
      <w:r w:rsidRPr="00D45B11">
        <w:rPr>
          <w:i/>
          <w:iCs/>
        </w:rPr>
        <w:t>Development, UAT (Testing)</w:t>
      </w:r>
      <w:r w:rsidRPr="00D45B11">
        <w:t xml:space="preserve">, dan </w:t>
      </w:r>
      <w:r w:rsidRPr="00D45B11">
        <w:rPr>
          <w:i/>
          <w:iCs/>
        </w:rPr>
        <w:t>Production</w:t>
      </w:r>
      <w:r w:rsidRPr="00D45B11">
        <w:t>.</w:t>
      </w:r>
      <w:bookmarkEnd w:id="213"/>
    </w:p>
    <w:p w14:paraId="482AADBB" w14:textId="77777777" w:rsidR="00F1431B" w:rsidRPr="00F1431B" w:rsidRDefault="00F1431B" w:rsidP="00F1431B"/>
    <w:p w14:paraId="20ACAF53" w14:textId="7734ABC7" w:rsidR="00E32340" w:rsidRDefault="00D45B11" w:rsidP="00E32340">
      <w:pPr>
        <w:pStyle w:val="Heading3"/>
      </w:pPr>
      <w:bookmarkStart w:id="214" w:name="_Toc215557269"/>
      <w:commentRangeStart w:id="215"/>
      <w:r w:rsidRPr="00D45B11">
        <w:rPr>
          <w:b/>
          <w:bCs/>
        </w:rPr>
        <w:t>Siklus Hidup Data (ILM):</w:t>
      </w:r>
      <w:r w:rsidRPr="00D45B11">
        <w:t xml:space="preserve"> Data transaksi yang sudah tidak aktif (misal: polis </w:t>
      </w:r>
      <w:r w:rsidRPr="00D45B11">
        <w:rPr>
          <w:i/>
          <w:iCs/>
        </w:rPr>
        <w:t>lapsed</w:t>
      </w:r>
      <w:r w:rsidRPr="00D45B11">
        <w:t xml:space="preserve"> &gt; 10 tahun) wajib dipindahkan ke penyimpanan arsip (</w:t>
      </w:r>
      <w:r w:rsidRPr="00D45B11">
        <w:rPr>
          <w:i/>
          <w:iCs/>
        </w:rPr>
        <w:t>archiving</w:t>
      </w:r>
      <w:r w:rsidRPr="00D45B11">
        <w:t>) untuk efisiensi.</w:t>
      </w:r>
      <w:bookmarkEnd w:id="214"/>
      <w:commentRangeEnd w:id="215"/>
      <w:r w:rsidR="00B21838">
        <w:rPr>
          <w:rStyle w:val="CommentReference"/>
          <w:rFonts w:eastAsiaTheme="minorHAnsi" w:cstheme="minorBidi"/>
        </w:rPr>
        <w:commentReference w:id="215"/>
      </w:r>
    </w:p>
    <w:p w14:paraId="54108E75" w14:textId="77777777" w:rsidR="0033536A" w:rsidRPr="0033536A" w:rsidRDefault="0033536A" w:rsidP="0033536A"/>
    <w:p w14:paraId="7A4114CD" w14:textId="60A5C1F0" w:rsidR="00E32340" w:rsidRDefault="00D45B11" w:rsidP="00F1431B">
      <w:pPr>
        <w:pStyle w:val="Heading3"/>
      </w:pPr>
      <w:bookmarkStart w:id="216" w:name="_Toc215557270"/>
      <w:r w:rsidRPr="00D45B11">
        <w:rPr>
          <w:b/>
          <w:bCs/>
        </w:rPr>
        <w:t>Pemusnahan Aman:</w:t>
      </w:r>
      <w:r w:rsidRPr="00D45B11">
        <w:t xml:space="preserve"> Media penyimpanan data (harddisk/tape) yang rusak atau pensiun wajib dimusnahkan secara fisik atau di-</w:t>
      </w:r>
      <w:r w:rsidRPr="00D45B11">
        <w:rPr>
          <w:i/>
          <w:iCs/>
        </w:rPr>
        <w:t>wipe</w:t>
      </w:r>
      <w:r w:rsidRPr="00D45B11">
        <w:t xml:space="preserve"> permanen.</w:t>
      </w:r>
      <w:bookmarkEnd w:id="216"/>
    </w:p>
    <w:p w14:paraId="04EB9339" w14:textId="77777777" w:rsidR="0033536A" w:rsidRPr="0033536A" w:rsidRDefault="0033536A" w:rsidP="0033536A"/>
    <w:p w14:paraId="14F827D9" w14:textId="77777777" w:rsidR="00D45B11" w:rsidRDefault="00D45B11" w:rsidP="00E32340">
      <w:pPr>
        <w:pStyle w:val="Heading3"/>
      </w:pPr>
      <w:bookmarkStart w:id="217" w:name="_Toc215557271"/>
      <w:r w:rsidRPr="00D45B11">
        <w:rPr>
          <w:b/>
          <w:bCs/>
        </w:rPr>
        <w:t>High Availability (HA):</w:t>
      </w:r>
      <w:r w:rsidRPr="00D45B11">
        <w:t xml:space="preserve"> Database sistem kritikal wajib menggunakan mekanisme redundansi (seperti </w:t>
      </w:r>
      <w:r w:rsidRPr="00D45B11">
        <w:rPr>
          <w:i/>
          <w:iCs/>
        </w:rPr>
        <w:t>Clustering</w:t>
      </w:r>
      <w:r w:rsidRPr="00D45B11">
        <w:t xml:space="preserve"> atau </w:t>
      </w:r>
      <w:r w:rsidRPr="00D45B11">
        <w:rPr>
          <w:i/>
          <w:iCs/>
        </w:rPr>
        <w:t>AlwaysOn</w:t>
      </w:r>
      <w:r w:rsidRPr="00D45B11">
        <w:t>) untuk menjamin ketersediaan 99.9%.</w:t>
      </w:r>
      <w:bookmarkEnd w:id="217"/>
    </w:p>
    <w:p w14:paraId="14ECF8EB" w14:textId="77777777" w:rsidR="0033536A" w:rsidRPr="0033536A" w:rsidRDefault="0033536A" w:rsidP="0033536A"/>
    <w:p w14:paraId="0F1D731F" w14:textId="77777777" w:rsidR="00D45B11" w:rsidRDefault="00D45B11" w:rsidP="00E32340">
      <w:pPr>
        <w:pStyle w:val="Heading3"/>
      </w:pPr>
      <w:bookmarkStart w:id="218" w:name="_Toc215557272"/>
      <w:r w:rsidRPr="00D45B11">
        <w:rPr>
          <w:b/>
          <w:bCs/>
        </w:rPr>
        <w:t>Patch Management:</w:t>
      </w:r>
      <w:r w:rsidRPr="00D45B11">
        <w:t xml:space="preserve"> </w:t>
      </w:r>
      <w:r w:rsidRPr="00D45B11">
        <w:rPr>
          <w:i/>
          <w:iCs/>
        </w:rPr>
        <w:t>Patch</w:t>
      </w:r>
      <w:r w:rsidRPr="00D45B11">
        <w:t xml:space="preserve"> keamanan untuk sistem manajemen database (DBMS) wajib diterapkan segera sesuai rekomendasi vendor dan kebijakan keamanan.</w:t>
      </w:r>
      <w:bookmarkEnd w:id="218"/>
    </w:p>
    <w:p w14:paraId="52CFB18B" w14:textId="77777777" w:rsidR="0033536A" w:rsidRPr="0033536A" w:rsidRDefault="0033536A" w:rsidP="0033536A"/>
    <w:p w14:paraId="77D62415" w14:textId="77777777" w:rsidR="00D45B11" w:rsidRDefault="00D45B11" w:rsidP="00E32340">
      <w:pPr>
        <w:pStyle w:val="Heading3"/>
      </w:pPr>
      <w:bookmarkStart w:id="219" w:name="_Toc215557273"/>
      <w:r w:rsidRPr="00D45B11">
        <w:rPr>
          <w:b/>
          <w:bCs/>
        </w:rPr>
        <w:t>Monitoring Database:</w:t>
      </w:r>
      <w:r w:rsidRPr="00D45B11">
        <w:t xml:space="preserve"> Wajib menerapkan alat </w:t>
      </w:r>
      <w:r w:rsidRPr="00D45B11">
        <w:rPr>
          <w:i/>
          <w:iCs/>
        </w:rPr>
        <w:t>monitoring</w:t>
      </w:r>
      <w:r w:rsidRPr="00D45B11">
        <w:t xml:space="preserve"> otomatis 24/7 yang memberikan peringatan jika terjadi </w:t>
      </w:r>
      <w:r w:rsidRPr="00D45B11">
        <w:rPr>
          <w:i/>
          <w:iCs/>
        </w:rPr>
        <w:t>deadlock</w:t>
      </w:r>
      <w:r w:rsidRPr="00D45B11">
        <w:t xml:space="preserve">, penyimpanan penuh, atau </w:t>
      </w:r>
      <w:r w:rsidRPr="00D45B11">
        <w:rPr>
          <w:i/>
          <w:iCs/>
        </w:rPr>
        <w:t>service down</w:t>
      </w:r>
      <w:r w:rsidRPr="00D45B11">
        <w:t>.</w:t>
      </w:r>
      <w:bookmarkEnd w:id="219"/>
    </w:p>
    <w:p w14:paraId="7CC8D3B0" w14:textId="77777777" w:rsidR="0033536A" w:rsidRPr="0033536A" w:rsidRDefault="0033536A" w:rsidP="0033536A"/>
    <w:p w14:paraId="6921429F" w14:textId="0124ED39" w:rsidR="00E32340" w:rsidRDefault="00DD0B31" w:rsidP="00AF3F1C">
      <w:pPr>
        <w:pStyle w:val="Heading3"/>
      </w:pPr>
      <w:r>
        <w:rPr>
          <w:b/>
          <w:bCs/>
        </w:rPr>
        <w:t>Hardening</w:t>
      </w:r>
      <w:r w:rsidRPr="00D45B11">
        <w:rPr>
          <w:b/>
          <w:bCs/>
        </w:rPr>
        <w:t xml:space="preserve"> Database:</w:t>
      </w:r>
      <w:r w:rsidRPr="00D45B11">
        <w:t xml:space="preserve"> </w:t>
      </w:r>
      <w:r w:rsidRPr="00DD0B31">
        <w:t xml:space="preserve">Konfigurasi </w:t>
      </w:r>
      <w:r w:rsidRPr="00DD0B31">
        <w:rPr>
          <w:i/>
          <w:iCs/>
        </w:rPr>
        <w:t>database</w:t>
      </w:r>
      <w:r w:rsidRPr="00DD0B31">
        <w:t xml:space="preserve"> wajib mengikuti standar keamanan (baseline) yang ketat, meliputi penutupan </w:t>
      </w:r>
      <w:r w:rsidRPr="00DD0B31">
        <w:rPr>
          <w:i/>
          <w:iCs/>
        </w:rPr>
        <w:t>port</w:t>
      </w:r>
      <w:r w:rsidRPr="00DD0B31">
        <w:t xml:space="preserve"> yang tidak digunakan, penghapusan </w:t>
      </w:r>
      <w:r w:rsidRPr="00DD0B31">
        <w:rPr>
          <w:i/>
          <w:iCs/>
        </w:rPr>
        <w:t>database</w:t>
      </w:r>
      <w:r w:rsidRPr="00DD0B31">
        <w:t xml:space="preserve"> sampel (seperti Northwind/Pubs), dan parameter keamanan standar lainnya.</w:t>
      </w:r>
    </w:p>
    <w:p w14:paraId="02911D51" w14:textId="77777777" w:rsidR="00E32340" w:rsidRPr="00E32340" w:rsidRDefault="00E32340" w:rsidP="00E32340"/>
    <w:p w14:paraId="5D58FEED" w14:textId="21F383EC" w:rsidR="00D45B11" w:rsidRPr="00D45B11" w:rsidRDefault="003B2B3B" w:rsidP="003B2B3B">
      <w:pPr>
        <w:pStyle w:val="Heading2"/>
      </w:pPr>
      <w:bookmarkStart w:id="220" w:name="_Toc215557274"/>
      <w:bookmarkStart w:id="221" w:name="_Toc215633026"/>
      <w:r>
        <w:t>Keamanan Data (Data Security)</w:t>
      </w:r>
      <w:bookmarkEnd w:id="220"/>
      <w:bookmarkEnd w:id="221"/>
    </w:p>
    <w:p w14:paraId="3A38AE21" w14:textId="77777777" w:rsidR="00D45B11" w:rsidRPr="00D45B11" w:rsidRDefault="00D45B11" w:rsidP="003B2B3B">
      <w:pPr>
        <w:pStyle w:val="Normal-Heading2"/>
      </w:pPr>
      <w:r w:rsidRPr="00D45B11">
        <w:t>Fokus: Privasi, kerahasiaan, dan akses data yang tepat.</w:t>
      </w:r>
    </w:p>
    <w:p w14:paraId="094BD701" w14:textId="5267E5C4" w:rsidR="000F405E" w:rsidRDefault="00D45B11" w:rsidP="000F405E">
      <w:pPr>
        <w:pStyle w:val="Heading3"/>
      </w:pPr>
      <w:bookmarkStart w:id="222" w:name="_Toc215557275"/>
      <w:commentRangeStart w:id="223"/>
      <w:r w:rsidRPr="003B2B3B">
        <w:rPr>
          <w:b/>
          <w:bCs/>
        </w:rPr>
        <w:t>Klasifikasi Keamanan</w:t>
      </w:r>
      <w:r w:rsidRPr="00D45B11">
        <w:t>: Seluruh data wajib diberi label klasifikasi: Sangat Rahasia (Merah), Internal (Kuning), atau Publik (Hijau).</w:t>
      </w:r>
      <w:bookmarkEnd w:id="222"/>
      <w:commentRangeEnd w:id="223"/>
      <w:r w:rsidR="00C40D50">
        <w:rPr>
          <w:rStyle w:val="CommentReference"/>
          <w:rFonts w:eastAsiaTheme="minorHAnsi" w:cstheme="minorBidi"/>
        </w:rPr>
        <w:commentReference w:id="223"/>
      </w:r>
    </w:p>
    <w:p w14:paraId="2B38A99D" w14:textId="77777777" w:rsidR="0033536A" w:rsidRPr="0033536A" w:rsidRDefault="0033536A" w:rsidP="0033536A"/>
    <w:p w14:paraId="6B98A472" w14:textId="30DCC7A3" w:rsidR="00AF3F1C" w:rsidRDefault="00D45B11" w:rsidP="00AF3F1C">
      <w:pPr>
        <w:pStyle w:val="Heading3"/>
      </w:pPr>
      <w:bookmarkStart w:id="224" w:name="_Toc215557276"/>
      <w:r w:rsidRPr="003B2B3B">
        <w:rPr>
          <w:b/>
          <w:bCs/>
        </w:rPr>
        <w:t>Prinsip Least Privilege</w:t>
      </w:r>
      <w:r w:rsidRPr="00D45B11">
        <w:t>: Hak akses data hanya diberikan seminimal mungkin sesuai kebutuhan pekerjaan (</w:t>
      </w:r>
      <w:r w:rsidRPr="00D45B11">
        <w:rPr>
          <w:i/>
          <w:iCs/>
        </w:rPr>
        <w:t>Need-to-Know Basis</w:t>
      </w:r>
      <w:r w:rsidRPr="00D45B11">
        <w:t>).</w:t>
      </w:r>
      <w:bookmarkEnd w:id="224"/>
    </w:p>
    <w:p w14:paraId="1AA1D9E6" w14:textId="77777777" w:rsidR="00AF3F1C" w:rsidRPr="00AF3F1C" w:rsidRDefault="00AF3F1C" w:rsidP="00AF3F1C"/>
    <w:p w14:paraId="388E3882" w14:textId="77777777" w:rsidR="00691CF8" w:rsidRDefault="00D45B11" w:rsidP="003B4E5F">
      <w:pPr>
        <w:pStyle w:val="Heading3"/>
      </w:pPr>
      <w:bookmarkStart w:id="225" w:name="_Toc215557277"/>
      <w:commentRangeStart w:id="226"/>
      <w:r w:rsidRPr="00F6007C">
        <w:rPr>
          <w:b/>
          <w:bCs/>
        </w:rPr>
        <w:t>Enkripsi Data</w:t>
      </w:r>
      <w:r w:rsidRPr="00D45B11">
        <w:t>: Data sensitif (PII, Nomor Kartu Kredit, Data Kesehatan) wajib dienkripsi saat disimpan (</w:t>
      </w:r>
      <w:r w:rsidRPr="00F6007C">
        <w:rPr>
          <w:i/>
          <w:iCs/>
        </w:rPr>
        <w:t>at rest</w:t>
      </w:r>
      <w:r w:rsidRPr="00D45B11">
        <w:t>) dan saat dikirim (</w:t>
      </w:r>
      <w:r w:rsidRPr="00F6007C">
        <w:rPr>
          <w:i/>
          <w:iCs/>
        </w:rPr>
        <w:t>in transit</w:t>
      </w:r>
      <w:r w:rsidRPr="00D45B11">
        <w:t>).</w:t>
      </w:r>
      <w:bookmarkEnd w:id="225"/>
      <w:r w:rsidR="00F6007C">
        <w:t xml:space="preserve"> Untuk sistem yang secara teknis tidak mendukung enkripsi, </w:t>
      </w:r>
      <w:r w:rsidR="00B85AC6" w:rsidRPr="00B85AC6">
        <w:t>wajib diterapkan kompensasi kontrol (compensating control) berupa</w:t>
      </w:r>
      <w:r w:rsidR="00691CF8">
        <w:t>:</w:t>
      </w:r>
      <w:commentRangeEnd w:id="226"/>
      <w:r w:rsidR="00C40D50">
        <w:rPr>
          <w:rStyle w:val="CommentReference"/>
          <w:rFonts w:eastAsiaTheme="minorHAnsi" w:cstheme="minorBidi"/>
        </w:rPr>
        <w:commentReference w:id="226"/>
      </w:r>
    </w:p>
    <w:p w14:paraId="680DEB08" w14:textId="26F4497B" w:rsidR="00691CF8" w:rsidRDefault="00691CF8" w:rsidP="00691CF8">
      <w:pPr>
        <w:pStyle w:val="PointBawahnyapointheading2"/>
      </w:pPr>
      <w:r>
        <w:t>P</w:t>
      </w:r>
      <w:r w:rsidR="00B85AC6" w:rsidRPr="00B85AC6">
        <w:t xml:space="preserve">embatasan akses ketat yang disetujui oleh Data Owner </w:t>
      </w:r>
      <w:r w:rsidR="007D7F2D">
        <w:rPr>
          <w:b/>
          <w:bCs/>
        </w:rPr>
        <w:t>dan</w:t>
      </w:r>
      <w:r w:rsidR="00B85AC6" w:rsidRPr="00B85AC6">
        <w:rPr>
          <w:b/>
          <w:bCs/>
        </w:rPr>
        <w:t xml:space="preserve"> divalidasi </w:t>
      </w:r>
      <w:r w:rsidR="00B85AC6" w:rsidRPr="00B85AC6">
        <w:t>kecukupannya oleh Head of IT Security/Information Security Officer.</w:t>
      </w:r>
      <w:r w:rsidR="0099064F">
        <w:t xml:space="preserve"> </w:t>
      </w:r>
    </w:p>
    <w:p w14:paraId="0FBE0626" w14:textId="77777777" w:rsidR="00691CF8" w:rsidRDefault="00691CF8" w:rsidP="00691CF8">
      <w:pPr>
        <w:pStyle w:val="PointBawahnyapointheading2"/>
      </w:pPr>
      <w:r>
        <w:t>Melakukan isolasi jaringan, dimana aplikasi tersebut tidak boleh diakses langsung dari jaringan umum.</w:t>
      </w:r>
    </w:p>
    <w:p w14:paraId="334BF748" w14:textId="09B35809" w:rsidR="00691CF8" w:rsidRDefault="00691CF8" w:rsidP="00691CF8">
      <w:pPr>
        <w:pStyle w:val="PointBawahnyapointheading2"/>
        <w:numPr>
          <w:ilvl w:val="0"/>
          <w:numId w:val="0"/>
        </w:numPr>
        <w:ind w:left="2160"/>
      </w:pPr>
    </w:p>
    <w:p w14:paraId="17340B05" w14:textId="32B5DC45" w:rsidR="00691CF8" w:rsidRPr="00691CF8" w:rsidRDefault="008B0249" w:rsidP="00691CF8">
      <w:pPr>
        <w:pStyle w:val="Normal-Heading3"/>
      </w:pPr>
      <w:r w:rsidRPr="008B0249">
        <w:t xml:space="preserve">Penerapan kompensasi kontrol ini bersifat sementara dan </w:t>
      </w:r>
      <w:r w:rsidRPr="008B0249">
        <w:rPr>
          <w:b/>
          <w:bCs/>
        </w:rPr>
        <w:t>wajib ditinjau ulang validitasnya setiap 6 (enam) bulan</w:t>
      </w:r>
      <w:r w:rsidRPr="008B0249">
        <w:t xml:space="preserve">. </w:t>
      </w:r>
    </w:p>
    <w:p w14:paraId="31D98F7F" w14:textId="7085B5B4" w:rsidR="008B0249" w:rsidRDefault="008B0249" w:rsidP="00691CF8">
      <w:pPr>
        <w:pStyle w:val="Heading3"/>
        <w:numPr>
          <w:ilvl w:val="0"/>
          <w:numId w:val="0"/>
        </w:numPr>
        <w:ind w:left="1843"/>
      </w:pPr>
      <w:r w:rsidRPr="008B0249">
        <w:t>Data Owner dan IT wajib menyusun rencana remediasi atau migrasi sistem (sunset plan) untuk menghilangkan keterbatasan teknis tersebut dalam jangka waktu maksimal 12 bulan sejak pengecualian disetujui</w:t>
      </w:r>
      <w:r w:rsidR="000C02FD" w:rsidRPr="000C02FD">
        <w:t xml:space="preserve">, atau sesuai dengan peta jalan (roadmap) strategis </w:t>
      </w:r>
      <w:r w:rsidR="0010709D">
        <w:t>teknologi informasi</w:t>
      </w:r>
      <w:r w:rsidR="000C02FD" w:rsidRPr="000C02FD">
        <w:t xml:space="preserve"> yang telah disetujui oleh Direksi.</w:t>
      </w:r>
    </w:p>
    <w:p w14:paraId="35E4E9CA" w14:textId="0AD89505" w:rsidR="003B4E5F" w:rsidRDefault="0099064F" w:rsidP="008B0249">
      <w:pPr>
        <w:pStyle w:val="Heading3"/>
        <w:numPr>
          <w:ilvl w:val="0"/>
          <w:numId w:val="0"/>
        </w:numPr>
        <w:ind w:left="1843"/>
      </w:pPr>
      <w:r>
        <w:t>Standar enkripsi minimal AES-256 untuk data at rest dan TLS 1.2+ untuk data in transit.</w:t>
      </w:r>
    </w:p>
    <w:p w14:paraId="213F9EED" w14:textId="77777777" w:rsidR="0033536A" w:rsidRPr="0033536A" w:rsidRDefault="0033536A" w:rsidP="0033536A"/>
    <w:p w14:paraId="71117F23" w14:textId="206591B1" w:rsidR="000F405E" w:rsidRDefault="00D45B11" w:rsidP="005356AB">
      <w:pPr>
        <w:pStyle w:val="Heading3"/>
      </w:pPr>
      <w:bookmarkStart w:id="227" w:name="_Toc215557278"/>
      <w:r w:rsidRPr="003B2B3B">
        <w:rPr>
          <w:b/>
          <w:bCs/>
        </w:rPr>
        <w:t>Masking &amp; Anonymization</w:t>
      </w:r>
      <w:r w:rsidRPr="00D45B11">
        <w:t xml:space="preserve">: Data produksi yang digunakan di lingkungan </w:t>
      </w:r>
      <w:r w:rsidRPr="00D45B11">
        <w:rPr>
          <w:i/>
          <w:iCs/>
        </w:rPr>
        <w:t>Testing/Development</w:t>
      </w:r>
      <w:r w:rsidRPr="00D45B11">
        <w:t xml:space="preserve"> wajib disamarkan (</w:t>
      </w:r>
      <w:r w:rsidRPr="00D45B11">
        <w:rPr>
          <w:i/>
          <w:iCs/>
        </w:rPr>
        <w:t>masked</w:t>
      </w:r>
      <w:r w:rsidRPr="00D45B11">
        <w:t>) sehingga identitas nasabah tidak terlihat.</w:t>
      </w:r>
      <w:bookmarkEnd w:id="227"/>
      <w:r w:rsidR="00130511">
        <w:t xml:space="preserve"> </w:t>
      </w:r>
      <w:r w:rsidR="00130511" w:rsidRPr="00130511">
        <w:t>Pengecualian penggunaan data asli di lingkungan non-produksi hanya diperbolehkan untuk tujuan investigasi insiden spesifik, dengan batas waktu akses terbatas (Time-Bound Access), persetujuan Data Owner, dan dicatat dalam Audit Log.</w:t>
      </w:r>
    </w:p>
    <w:p w14:paraId="62ABAB89" w14:textId="77777777" w:rsidR="0033536A" w:rsidRPr="0033536A" w:rsidRDefault="0033536A" w:rsidP="0033536A"/>
    <w:p w14:paraId="7242C8F4" w14:textId="48255468" w:rsidR="007859F1" w:rsidRDefault="007859F1" w:rsidP="003B2B3B">
      <w:pPr>
        <w:pStyle w:val="Heading3"/>
      </w:pPr>
      <w:bookmarkStart w:id="228" w:name="_Toc215557279"/>
      <w:r>
        <w:rPr>
          <w:b/>
          <w:bCs/>
        </w:rPr>
        <w:t>Manajemen Kunci En</w:t>
      </w:r>
      <w:r w:rsidR="00982B32">
        <w:rPr>
          <w:b/>
          <w:bCs/>
        </w:rPr>
        <w:t>k</w:t>
      </w:r>
      <w:r>
        <w:rPr>
          <w:b/>
          <w:bCs/>
        </w:rPr>
        <w:t xml:space="preserve">ripsi: </w:t>
      </w:r>
      <w:r>
        <w:t>Pengelolaan kunci enkripsi wajib dipisahkan tugasnya, tidak boleh dipegang oleh orang yang juga ditugaskan melakukan enkripsi data.</w:t>
      </w:r>
      <w:r w:rsidR="001177E7">
        <w:t xml:space="preserve"> </w:t>
      </w:r>
    </w:p>
    <w:p w14:paraId="28494740" w14:textId="77777777" w:rsidR="0033536A" w:rsidRPr="0033536A" w:rsidRDefault="0033536A" w:rsidP="0033536A"/>
    <w:p w14:paraId="54DECC6B" w14:textId="50C45098" w:rsidR="003B4E5F" w:rsidRDefault="00D45B11" w:rsidP="003B4E5F">
      <w:pPr>
        <w:pStyle w:val="Heading3"/>
      </w:pPr>
      <w:r w:rsidRPr="003B2B3B">
        <w:rPr>
          <w:b/>
          <w:bCs/>
        </w:rPr>
        <w:t>Audit Trail Akses</w:t>
      </w:r>
      <w:r w:rsidRPr="00D45B11">
        <w:t xml:space="preserve">: Segala akses ke data sensitif (terutama oleh </w:t>
      </w:r>
      <w:r w:rsidRPr="00D45B11">
        <w:rPr>
          <w:i/>
          <w:iCs/>
        </w:rPr>
        <w:t>Privileged User</w:t>
      </w:r>
      <w:r w:rsidRPr="00D45B11">
        <w:t xml:space="preserve"> / DBA) wajib dicatat dalam </w:t>
      </w:r>
      <w:r w:rsidRPr="00D45B11">
        <w:rPr>
          <w:i/>
          <w:iCs/>
        </w:rPr>
        <w:t>Audit Log</w:t>
      </w:r>
      <w:r w:rsidRPr="00D45B11">
        <w:t xml:space="preserve"> yang tidak bisa dimanipulasi</w:t>
      </w:r>
      <w:bookmarkEnd w:id="228"/>
      <w:r w:rsidR="006300D5">
        <w:t xml:space="preserve"> dan disimpan minimal </w:t>
      </w:r>
      <w:r w:rsidR="00533070">
        <w:t>1</w:t>
      </w:r>
      <w:r w:rsidR="006300D5">
        <w:t xml:space="preserve"> </w:t>
      </w:r>
      <w:r w:rsidR="00533070">
        <w:t>tahun</w:t>
      </w:r>
      <w:r w:rsidR="004C3807">
        <w:t xml:space="preserve">. </w:t>
      </w:r>
      <w:r w:rsidR="004C3807" w:rsidRPr="004C3807">
        <w:t xml:space="preserve">Mengingat risiko forensik, penghapusan </w:t>
      </w:r>
      <w:r w:rsidR="004C3807" w:rsidRPr="004C3807">
        <w:rPr>
          <w:i/>
          <w:iCs/>
        </w:rPr>
        <w:t>log</w:t>
      </w:r>
      <w:r w:rsidR="004C3807" w:rsidRPr="004C3807">
        <w:t xml:space="preserve"> secara manual </w:t>
      </w:r>
      <w:commentRangeStart w:id="229"/>
      <w:r w:rsidR="004C3807" w:rsidRPr="004C3807">
        <w:t>sedapat mungkin</w:t>
      </w:r>
      <w:commentRangeEnd w:id="229"/>
      <w:r w:rsidR="007D7F2D">
        <w:rPr>
          <w:rStyle w:val="CommentReference"/>
          <w:rFonts w:eastAsiaTheme="minorHAnsi" w:cstheme="minorBidi"/>
        </w:rPr>
        <w:commentReference w:id="229"/>
      </w:r>
      <w:r w:rsidR="004C3807" w:rsidRPr="004C3807">
        <w:t xml:space="preserve"> dihindari. Dalam hal mekanisme rotasi otomatis (</w:t>
      </w:r>
      <w:r w:rsidR="004C3807" w:rsidRPr="004C3807">
        <w:rPr>
          <w:i/>
          <w:iCs/>
        </w:rPr>
        <w:t>auto-purge</w:t>
      </w:r>
      <w:r w:rsidR="004C3807" w:rsidRPr="004C3807">
        <w:t>) belum tersedia, penghapusan manual hanya diperbolehkan untuk tujuan pengelolaan kapasitas penyimpanan (</w:t>
      </w:r>
      <w:r w:rsidR="004C3807" w:rsidRPr="004C3807">
        <w:rPr>
          <w:i/>
          <w:iCs/>
        </w:rPr>
        <w:t>storage management</w:t>
      </w:r>
      <w:r w:rsidR="004C3807" w:rsidRPr="004C3807">
        <w:t xml:space="preserve">) dengan syarat wajib mendapatkan </w:t>
      </w:r>
      <w:r w:rsidR="004C3807" w:rsidRPr="004C3807">
        <w:rPr>
          <w:b/>
          <w:bCs/>
        </w:rPr>
        <w:t>persetujuan tertulis dari Head of IT Security</w:t>
      </w:r>
      <w:r w:rsidR="004C3807" w:rsidRPr="004C3807">
        <w:t xml:space="preserve"> dan aktivitas penghapusan tersebut harus dituangkan dalam </w:t>
      </w:r>
      <w:r w:rsidR="004C3807" w:rsidRPr="004C3807">
        <w:rPr>
          <w:b/>
          <w:bCs/>
        </w:rPr>
        <w:t>Berita Acara Penghapusan</w:t>
      </w:r>
      <w:r w:rsidR="004C3807" w:rsidRPr="004C3807">
        <w:t xml:space="preserve"> yang diarsipkan.</w:t>
      </w:r>
    </w:p>
    <w:p w14:paraId="29E11A40" w14:textId="77777777" w:rsidR="0033536A" w:rsidRPr="0033536A" w:rsidRDefault="0033536A" w:rsidP="0033536A"/>
    <w:p w14:paraId="5C71F2C4" w14:textId="781EEAFC" w:rsidR="003B2B3B" w:rsidRDefault="00D45B11" w:rsidP="003B2B3B">
      <w:pPr>
        <w:pStyle w:val="Heading3"/>
      </w:pPr>
      <w:bookmarkStart w:id="230" w:name="_Toc215557280"/>
      <w:r w:rsidRPr="003B2B3B">
        <w:rPr>
          <w:b/>
          <w:bCs/>
        </w:rPr>
        <w:t>Manajemen Akun Database</w:t>
      </w:r>
      <w:r w:rsidRPr="00D45B11">
        <w:t xml:space="preserve">: Akun </w:t>
      </w:r>
      <w:r w:rsidRPr="00D45B11">
        <w:rPr>
          <w:i/>
          <w:iCs/>
        </w:rPr>
        <w:t>default</w:t>
      </w:r>
      <w:r w:rsidRPr="00D45B11">
        <w:t xml:space="preserve"> database (seperti sa, root, scott) wajib dinonaktifkan, diganti nama, atau diganti password-nya.</w:t>
      </w:r>
      <w:bookmarkEnd w:id="230"/>
    </w:p>
    <w:p w14:paraId="7D32FE55" w14:textId="77777777" w:rsidR="0033536A" w:rsidRPr="0033536A" w:rsidRDefault="0033536A" w:rsidP="0033536A"/>
    <w:p w14:paraId="58A1493D" w14:textId="7F2FEC25" w:rsidR="003B4E5F" w:rsidRDefault="00D45B11" w:rsidP="003B4E5F">
      <w:pPr>
        <w:pStyle w:val="Heading3"/>
      </w:pPr>
      <w:bookmarkStart w:id="231" w:name="_Toc215557281"/>
      <w:r w:rsidRPr="003B2B3B">
        <w:rPr>
          <w:b/>
          <w:bCs/>
        </w:rPr>
        <w:t>Pemisahan Tugas (SoD)</w:t>
      </w:r>
      <w:r w:rsidRPr="00D45B11">
        <w:t>: Pengembang aplikasi (Developer) dilarang memiliki akses ubah/hapus (</w:t>
      </w:r>
      <w:r w:rsidRPr="00D45B11">
        <w:rPr>
          <w:i/>
          <w:iCs/>
        </w:rPr>
        <w:t>write/delete</w:t>
      </w:r>
      <w:r w:rsidRPr="00D45B11">
        <w:t xml:space="preserve">) ke database </w:t>
      </w:r>
      <w:r w:rsidRPr="00D45B11">
        <w:rPr>
          <w:i/>
          <w:iCs/>
        </w:rPr>
        <w:t>Production</w:t>
      </w:r>
      <w:r w:rsidRPr="00D45B11">
        <w:t>.</w:t>
      </w:r>
      <w:bookmarkEnd w:id="231"/>
    </w:p>
    <w:p w14:paraId="6B6A669C" w14:textId="77777777" w:rsidR="0033536A" w:rsidRPr="0033536A" w:rsidRDefault="0033536A" w:rsidP="0033536A"/>
    <w:p w14:paraId="325346A6" w14:textId="77777777" w:rsidR="00D45B11" w:rsidRDefault="00D45B11" w:rsidP="003B2B3B">
      <w:pPr>
        <w:pStyle w:val="Heading3"/>
      </w:pPr>
      <w:bookmarkStart w:id="232" w:name="_Toc215557282"/>
      <w:r w:rsidRPr="003B2B3B">
        <w:rPr>
          <w:b/>
          <w:bCs/>
        </w:rPr>
        <w:t>Tinjauan Akses Berkala</w:t>
      </w:r>
      <w:r w:rsidRPr="00D45B11">
        <w:t xml:space="preserve">: </w:t>
      </w:r>
      <w:r w:rsidRPr="00D45B11">
        <w:rPr>
          <w:i/>
          <w:iCs/>
        </w:rPr>
        <w:t>User Access Review</w:t>
      </w:r>
      <w:r w:rsidRPr="00D45B11">
        <w:t xml:space="preserve"> terhadap database dan folder data wajib dilakukan minimal 6 bulan sekali oleh </w:t>
      </w:r>
      <w:r w:rsidRPr="00D45B11">
        <w:rPr>
          <w:i/>
          <w:iCs/>
        </w:rPr>
        <w:t>Data Owner</w:t>
      </w:r>
      <w:r w:rsidRPr="00D45B11">
        <w:t>.</w:t>
      </w:r>
      <w:bookmarkEnd w:id="232"/>
    </w:p>
    <w:p w14:paraId="49C6540F" w14:textId="77777777" w:rsidR="0033536A" w:rsidRPr="0033536A" w:rsidRDefault="0033536A" w:rsidP="0033536A"/>
    <w:p w14:paraId="3FCA21ED" w14:textId="77777777" w:rsidR="00D45B11" w:rsidRDefault="00D45B11" w:rsidP="003B2B3B">
      <w:pPr>
        <w:pStyle w:val="Heading3"/>
      </w:pPr>
      <w:bookmarkStart w:id="233" w:name="_Toc215557283"/>
      <w:r w:rsidRPr="003B2B3B">
        <w:rPr>
          <w:b/>
          <w:bCs/>
        </w:rPr>
        <w:t>Pertukaran Data Pihak Ketiga</w:t>
      </w:r>
      <w:r w:rsidRPr="00D45B11">
        <w:t>: Pengiriman data ke vendor/mitra wajib didasari Perjanjian Kerahasiaan (NDA) dan menggunakan saluran aman (SFTP/VPN).</w:t>
      </w:r>
      <w:bookmarkEnd w:id="233"/>
    </w:p>
    <w:p w14:paraId="2DDE97C0" w14:textId="77777777" w:rsidR="003B4E5F" w:rsidRPr="003B4E5F" w:rsidRDefault="003B4E5F" w:rsidP="003B4E5F"/>
    <w:p w14:paraId="48844FD9" w14:textId="77777777" w:rsidR="00D45B11" w:rsidRDefault="00D45B11" w:rsidP="003B2B3B">
      <w:pPr>
        <w:pStyle w:val="Heading3"/>
      </w:pPr>
      <w:bookmarkStart w:id="234" w:name="_Toc215557284"/>
      <w:r w:rsidRPr="003B2B3B">
        <w:rPr>
          <w:b/>
          <w:bCs/>
        </w:rPr>
        <w:t>Respon Insiden Data</w:t>
      </w:r>
      <w:r w:rsidRPr="00D45B11">
        <w:t>: Setiap dugaan kebocoran data wajib dilaporkan dan ditangani sesuai Prosedur Manajemen Insiden Keamanan Informasi.</w:t>
      </w:r>
      <w:bookmarkEnd w:id="234"/>
    </w:p>
    <w:p w14:paraId="3D49EC3D" w14:textId="77777777" w:rsidR="0033536A" w:rsidRPr="0033536A" w:rsidRDefault="0033536A" w:rsidP="0033536A"/>
    <w:p w14:paraId="129ACBEC" w14:textId="0F919E91" w:rsidR="00777512" w:rsidRDefault="00777512" w:rsidP="00777512">
      <w:pPr>
        <w:pStyle w:val="Heading3"/>
      </w:pPr>
      <w:r>
        <w:rPr>
          <w:b/>
          <w:bCs/>
        </w:rPr>
        <w:t xml:space="preserve">Pelaporan Insiden Kebocoran: </w:t>
      </w:r>
      <w:r>
        <w:t>Dalam hal terjadi kegagalan pelindungan data pribadi, Satuan Kerja Pelindungan Data Pribadi wajib menyampaikan pemberitahuan tertulis kepada Lembaga Pengawas dan Subjek Data paling lambat 3 x 24 (tiga kali dua puluh empat) jam sejak diketahuinya insiden tersebut, sesuai ketentuan perundang-undangan yang berlaku.</w:t>
      </w:r>
    </w:p>
    <w:p w14:paraId="625A134D" w14:textId="77777777" w:rsidR="0033536A" w:rsidRPr="0033536A" w:rsidRDefault="0033536A" w:rsidP="0033536A"/>
    <w:p w14:paraId="7E379360" w14:textId="77777777" w:rsidR="00042039" w:rsidRPr="00042039" w:rsidRDefault="00C72904" w:rsidP="00042039">
      <w:pPr>
        <w:pStyle w:val="Heading3"/>
      </w:pPr>
      <w:r w:rsidRPr="00C72904">
        <w:rPr>
          <w:b/>
          <w:bCs/>
        </w:rPr>
        <w:t>Pembatasan Penyimpanan Cloud:</w:t>
      </w:r>
      <w:r w:rsidRPr="00C72904">
        <w:t xml:space="preserve"> </w:t>
      </w:r>
      <w:r w:rsidR="00042039" w:rsidRPr="00042039">
        <w:t xml:space="preserve">Data dengan klasifikasi </w:t>
      </w:r>
      <w:r w:rsidR="00042039" w:rsidRPr="00042039">
        <w:rPr>
          <w:b/>
          <w:bCs/>
        </w:rPr>
        <w:t>Sangat Rahasia (Merah)</w:t>
      </w:r>
      <w:r w:rsidR="00042039" w:rsidRPr="00042039">
        <w:t xml:space="preserve"> dilarang disimpan atau diproses menggunakan layanan </w:t>
      </w:r>
      <w:r w:rsidR="00042039" w:rsidRPr="00042039">
        <w:rPr>
          <w:i/>
          <w:iCs/>
        </w:rPr>
        <w:t>Public Cloud</w:t>
      </w:r>
      <w:r w:rsidR="00042039" w:rsidRPr="00042039">
        <w:t>. Data kategori ini wajib disimpan hanya pada infrastruktur Pusat Data Internal (</w:t>
      </w:r>
      <w:r w:rsidR="00042039" w:rsidRPr="00042039">
        <w:rPr>
          <w:i/>
          <w:iCs/>
        </w:rPr>
        <w:t>On-Premise</w:t>
      </w:r>
      <w:r w:rsidR="00042039" w:rsidRPr="00042039">
        <w:t xml:space="preserve">) atau </w:t>
      </w:r>
      <w:r w:rsidR="00042039" w:rsidRPr="00042039">
        <w:rPr>
          <w:i/>
          <w:iCs/>
        </w:rPr>
        <w:t>Private Cloud</w:t>
      </w:r>
      <w:r w:rsidR="00042039" w:rsidRPr="00042039">
        <w:t xml:space="preserve"> yang dikelola sepenuhnya oleh Perusahaan.</w:t>
      </w:r>
    </w:p>
    <w:p w14:paraId="351DCAE7" w14:textId="77777777" w:rsidR="00042039" w:rsidRPr="00042039" w:rsidRDefault="00042039" w:rsidP="00042039">
      <w:pPr>
        <w:pStyle w:val="Normal-Heading3"/>
      </w:pPr>
      <w:r w:rsidRPr="00042039">
        <w:rPr>
          <w:b/>
          <w:bCs/>
        </w:rPr>
        <w:t>Pengecualian</w:t>
      </w:r>
      <w:r w:rsidRPr="00042039">
        <w:t xml:space="preserve"> atas ketentuan ini hanya diperbolehkan apabila memenuhi salah satu kondisi berikut:</w:t>
      </w:r>
    </w:p>
    <w:p w14:paraId="52FDD1AA" w14:textId="17B805FF" w:rsidR="00042039" w:rsidRPr="00042039" w:rsidRDefault="00042039" w:rsidP="00042039">
      <w:pPr>
        <w:pStyle w:val="PointBawahnyapointheading2"/>
      </w:pPr>
      <w:r w:rsidRPr="00042039">
        <w:t>Menggunakan mekanisme enkripsi di mana kunci dikelola sendiri oleh Perusahaan (</w:t>
      </w:r>
      <w:r w:rsidRPr="00042039">
        <w:rPr>
          <w:i/>
          <w:iCs/>
        </w:rPr>
        <w:t>Bring Your Own Key</w:t>
      </w:r>
      <w:r w:rsidRPr="00042039">
        <w:t>/BYOK) atau enkripsi sisi klien (</w:t>
      </w:r>
      <w:r w:rsidRPr="00042039">
        <w:rPr>
          <w:i/>
          <w:iCs/>
        </w:rPr>
        <w:t>Client-Side Encryption</w:t>
      </w:r>
      <w:r w:rsidRPr="00042039">
        <w:t xml:space="preserve">), </w:t>
      </w:r>
      <w:r w:rsidR="00E860B6">
        <w:rPr>
          <w:b/>
          <w:bCs/>
        </w:rPr>
        <w:t>dan</w:t>
      </w:r>
      <w:r w:rsidRPr="00042039">
        <w:t xml:space="preserve"> telah melalui Kajian Risiko (</w:t>
      </w:r>
      <w:r w:rsidRPr="00042039">
        <w:rPr>
          <w:i/>
          <w:iCs/>
        </w:rPr>
        <w:t>Risk Assessment</w:t>
      </w:r>
      <w:r w:rsidRPr="00042039">
        <w:t xml:space="preserve">) yang </w:t>
      </w:r>
      <w:r w:rsidR="006C6A70">
        <w:t>direkomendasikan oleh Kepala Unit Teknologi Informasi yang membawahi Governance&amp;Security.</w:t>
      </w:r>
    </w:p>
    <w:p w14:paraId="2FA2B56B" w14:textId="24C30C19" w:rsidR="00042039" w:rsidRPr="00042039" w:rsidRDefault="00042039" w:rsidP="00042039">
      <w:pPr>
        <w:pStyle w:val="PointBawahnyapointheading2"/>
      </w:pPr>
      <w:r w:rsidRPr="00042039">
        <w:t xml:space="preserve">Khusus untuk penggunaan layanan </w:t>
      </w:r>
      <w:r w:rsidRPr="00042039">
        <w:rPr>
          <w:b/>
          <w:bCs/>
        </w:rPr>
        <w:t>Email Korporat</w:t>
      </w:r>
      <w:r w:rsidRPr="00042039">
        <w:t xml:space="preserve"> (seperti Microsoft 365/Google Workspace), wajib telah menerapkan standar enkripsi transmisi minimal versi TLS 1.2 atau lebih tinggi.</w:t>
      </w:r>
      <w:r w:rsidR="004A4384">
        <w:t xml:space="preserve"> </w:t>
      </w:r>
      <w:r w:rsidR="004A4384" w:rsidRPr="004A4384">
        <w:t xml:space="preserve">Namun, lampiran (attachment) yang berisi Data Klasifikasi Merah </w:t>
      </w:r>
      <w:r w:rsidR="004A4384" w:rsidRPr="004A4384">
        <w:rPr>
          <w:b/>
          <w:bCs/>
        </w:rPr>
        <w:t>tetap wajib dienkripsi/dipassword</w:t>
      </w:r>
      <w:r w:rsidR="004A4384" w:rsidRPr="004A4384">
        <w:t xml:space="preserve"> sebelum dikirim melalui email.</w:t>
      </w:r>
      <w:r w:rsidR="00D40570">
        <w:t xml:space="preserve"> </w:t>
      </w:r>
      <w:r w:rsidR="00D40570" w:rsidRPr="00D40570">
        <w:t xml:space="preserve">Serta, </w:t>
      </w:r>
      <w:r w:rsidR="00D40570" w:rsidRPr="00D40570">
        <w:rPr>
          <w:b/>
          <w:bCs/>
        </w:rPr>
        <w:t>DILARANG KERAS</w:t>
      </w:r>
      <w:r w:rsidR="00D40570" w:rsidRPr="00D40570">
        <w:t xml:space="preserve"> menuliskan data Klasifikasi Merah secara langsung pada badan pesan (Body Email).</w:t>
      </w:r>
    </w:p>
    <w:p w14:paraId="2754D214" w14:textId="77777777" w:rsidR="0033536A" w:rsidRPr="0033536A" w:rsidRDefault="0033536A" w:rsidP="0033536A"/>
    <w:p w14:paraId="49A921C9" w14:textId="44C63E40" w:rsidR="00E01693" w:rsidRDefault="00E01693" w:rsidP="00E01693">
      <w:pPr>
        <w:pStyle w:val="Heading3"/>
      </w:pPr>
      <w:r>
        <w:rPr>
          <w:b/>
          <w:bCs/>
        </w:rPr>
        <w:t xml:space="preserve">Prosedur Darurat: </w:t>
      </w:r>
      <w:r w:rsidRPr="00E01693">
        <w:t xml:space="preserve">Dalam kondisi darurat (Emergency) di mana Data Owner berhalangan tetap atau tidak dapat dihubungi, persetujuan akses sementara (Temporary Access) dapat diberikan oleh Direktur </w:t>
      </w:r>
      <w:r w:rsidR="0059044E" w:rsidRPr="0059044E">
        <w:t>yang membawahi Unit Kerja tersebut</w:t>
      </w:r>
      <w:r w:rsidR="00C84203">
        <w:t xml:space="preserve"> dan divalidasi oleh Chief Technology Officer (CTO) atau Kepala Unit Kerja IT yang membawahi Governance&amp;Security</w:t>
      </w:r>
      <w:r w:rsidRPr="00E01693">
        <w:t xml:space="preserve">, </w:t>
      </w:r>
      <w:r w:rsidR="00C84203">
        <w:t>serta</w:t>
      </w:r>
      <w:r w:rsidRPr="00E01693">
        <w:t xml:space="preserve"> wajib dicatat dalam Berita Acara Insiden untuk divalidasi ulang setelah kondisi normal.</w:t>
      </w:r>
    </w:p>
    <w:p w14:paraId="57170458" w14:textId="77777777" w:rsidR="0033536A" w:rsidRPr="0033536A" w:rsidRDefault="0033536A" w:rsidP="0033536A"/>
    <w:p w14:paraId="3E174BC4" w14:textId="45D10A20" w:rsidR="006C48E7" w:rsidRDefault="006C48E7" w:rsidP="006C48E7">
      <w:pPr>
        <w:pStyle w:val="Heading3"/>
      </w:pPr>
      <w:r w:rsidRPr="006C48E7">
        <w:rPr>
          <w:b/>
          <w:bCs/>
        </w:rPr>
        <w:t>Otorisasi Akses Administratif (Privileged Access Authorization)</w:t>
      </w:r>
      <w:r>
        <w:t>: Persetujuan akses diatur sebagai berikut:</w:t>
      </w:r>
    </w:p>
    <w:p w14:paraId="12FC400D" w14:textId="6B78B8FE" w:rsidR="006C48E7" w:rsidRDefault="006C48E7" w:rsidP="006C48E7">
      <w:pPr>
        <w:pStyle w:val="PointBawahnyapointheading2"/>
        <w:rPr>
          <w:rFonts w:ascii="Times New Roman" w:hAnsi="Times New Roman"/>
        </w:rPr>
      </w:pPr>
      <w:r>
        <w:rPr>
          <w:b/>
          <w:bCs/>
        </w:rPr>
        <w:t>Akses Pengguna Bisnis:</w:t>
      </w:r>
      <w:r>
        <w:t xml:space="preserve"> Wajib mendapatkan persetujuan tertulis dari </w:t>
      </w:r>
      <w:r>
        <w:rPr>
          <w:b/>
          <w:bCs/>
        </w:rPr>
        <w:t>Data Owner</w:t>
      </w:r>
      <w:r>
        <w:t xml:space="preserve"> terkait.</w:t>
      </w:r>
    </w:p>
    <w:p w14:paraId="7231F2C9" w14:textId="6E6D2E0E" w:rsidR="006C48E7" w:rsidRDefault="006C48E7" w:rsidP="006C48E7">
      <w:pPr>
        <w:pStyle w:val="PointBawahnyapointheading2"/>
      </w:pPr>
      <w:r>
        <w:rPr>
          <w:b/>
          <w:bCs/>
        </w:rPr>
        <w:t>Akses Administratif Teknis:</w:t>
      </w:r>
      <w:r>
        <w:t xml:space="preserve"> Khusus untuk hak akses tingkat tinggi (</w:t>
      </w:r>
      <w:r>
        <w:rPr>
          <w:i/>
          <w:iCs/>
        </w:rPr>
        <w:t>Privileged Access</w:t>
      </w:r>
      <w:r>
        <w:t xml:space="preserve">) yang diperlukan oleh Database Administrator (DBA) atau System Admin guna pemeliharaan infrastruktur, persetujuan cukup diberikan oleh </w:t>
      </w:r>
      <w:r>
        <w:rPr>
          <w:b/>
          <w:bCs/>
        </w:rPr>
        <w:t>Kepala Divisi IT atau Head of IT Security</w:t>
      </w:r>
      <w:r>
        <w:t>.</w:t>
      </w:r>
    </w:p>
    <w:p w14:paraId="013C057B" w14:textId="390F1A84" w:rsidR="006C48E7" w:rsidRDefault="006C48E7" w:rsidP="006C48E7">
      <w:pPr>
        <w:pStyle w:val="PointBawahnyapointheading2"/>
      </w:pPr>
      <w:r>
        <w:rPr>
          <w:b/>
          <w:bCs/>
        </w:rPr>
        <w:t>Pengawasan:</w:t>
      </w:r>
      <w:r>
        <w:t xml:space="preserve"> Seluruh aktivitas yang dilakukan menggunakan akun administratif ini wajib dicatat dalam </w:t>
      </w:r>
      <w:r>
        <w:rPr>
          <w:i/>
          <w:iCs/>
        </w:rPr>
        <w:t>Audit Log</w:t>
      </w:r>
      <w:r>
        <w:t xml:space="preserve"> dan ditinjau secara berkala untuk mencegah penyalahgunaan wewenang.</w:t>
      </w:r>
    </w:p>
    <w:p w14:paraId="141FC3E9" w14:textId="77777777" w:rsidR="000C592D" w:rsidRDefault="000C592D" w:rsidP="000C592D"/>
    <w:p w14:paraId="686EE757" w14:textId="6EDAEC44" w:rsidR="00FC5173" w:rsidRDefault="00FC5173" w:rsidP="00FC5173">
      <w:pPr>
        <w:pStyle w:val="Heading3"/>
      </w:pPr>
      <w:r w:rsidRPr="00FC5173">
        <w:rPr>
          <w:b/>
          <w:bCs/>
        </w:rPr>
        <w:t>Larangan Aplikasi Pesan Instan Publik:</w:t>
      </w:r>
      <w:r w:rsidRPr="00FC5173">
        <w:t xml:space="preserve"> </w:t>
      </w:r>
      <w:r w:rsidR="004832C4" w:rsidRPr="004832C4">
        <w:t xml:space="preserve">Pengiriman data berkategori </w:t>
      </w:r>
      <w:r w:rsidR="004832C4" w:rsidRPr="004832C4">
        <w:rPr>
          <w:b/>
          <w:bCs/>
        </w:rPr>
        <w:t>Sangat Rahasia (Merah)</w:t>
      </w:r>
      <w:r w:rsidR="004832C4" w:rsidRPr="004832C4">
        <w:t xml:space="preserve"> dan </w:t>
      </w:r>
      <w:r w:rsidR="004832C4" w:rsidRPr="004832C4">
        <w:rPr>
          <w:b/>
          <w:bCs/>
        </w:rPr>
        <w:t>Data Pribadi Spesifik</w:t>
      </w:r>
      <w:r w:rsidR="004832C4" w:rsidRPr="004832C4">
        <w:t xml:space="preserve"> (seperti Foto KTP, Laporan Medis, Nomor Kartu Kredit) </w:t>
      </w:r>
      <w:r w:rsidR="004832C4" w:rsidRPr="004832C4">
        <w:rPr>
          <w:b/>
          <w:bCs/>
        </w:rPr>
        <w:t>DILARANG KERAS</w:t>
      </w:r>
      <w:r w:rsidR="004832C4" w:rsidRPr="004832C4">
        <w:t xml:space="preserve"> dilakukan melalui aplikasi pesan instan publik (termasuk namun tidak terbatas pada WhatsApp, Telegram, Line) dalam kondisi apapun, baik menggunakan akun pribadi maupun akun bisnis. Pertukaran data jenis ini wajib menggunakan jalur resmi perusahaan yang terenkripsi (Email Korporat atau Portal Aplikasi).</w:t>
      </w:r>
    </w:p>
    <w:p w14:paraId="60421124" w14:textId="77777777" w:rsidR="00FC5173" w:rsidRPr="000C592D" w:rsidRDefault="00FC5173" w:rsidP="000C592D"/>
    <w:p w14:paraId="4FE661B6" w14:textId="77777777" w:rsidR="000C592D" w:rsidRDefault="000C592D" w:rsidP="00D45B11">
      <w:pPr>
        <w:pStyle w:val="Heading2"/>
      </w:pPr>
      <w:bookmarkStart w:id="235" w:name="_Toc215557285"/>
      <w:bookmarkStart w:id="236" w:name="_Toc215633027"/>
      <w:r>
        <w:t>Integritas Data (Data Integrity)</w:t>
      </w:r>
      <w:bookmarkEnd w:id="235"/>
      <w:bookmarkEnd w:id="236"/>
    </w:p>
    <w:p w14:paraId="73802446" w14:textId="19182F97" w:rsidR="00D45B11" w:rsidRPr="00D45B11" w:rsidRDefault="00D45B11" w:rsidP="000C592D">
      <w:pPr>
        <w:pStyle w:val="Normal-Heading2"/>
      </w:pPr>
      <w:r w:rsidRPr="00D45B11">
        <w:t>Fokus: Perpindahan dan konsolidasi data antar sistem.</w:t>
      </w:r>
    </w:p>
    <w:p w14:paraId="224631FD" w14:textId="50C3FD40" w:rsidR="00777512" w:rsidRDefault="00D45B11" w:rsidP="00B46A9E">
      <w:pPr>
        <w:pStyle w:val="Heading3"/>
      </w:pPr>
      <w:bookmarkStart w:id="237" w:name="_Toc215557286"/>
      <w:r w:rsidRPr="00D45B11">
        <w:rPr>
          <w:b/>
          <w:bCs/>
        </w:rPr>
        <w:t>Standar Integrasi:</w:t>
      </w:r>
      <w:r w:rsidRPr="00D45B11">
        <w:t xml:space="preserve"> Integrasi data antar aplikasi diutamakan menggunakan mekanisme </w:t>
      </w:r>
      <w:r w:rsidRPr="00D45B11">
        <w:rPr>
          <w:i/>
          <w:iCs/>
        </w:rPr>
        <w:t>real-time</w:t>
      </w:r>
      <w:r w:rsidRPr="00D45B11">
        <w:t xml:space="preserve"> (API/Microservices) atau </w:t>
      </w:r>
      <w:r w:rsidRPr="00D45B11">
        <w:rPr>
          <w:i/>
          <w:iCs/>
        </w:rPr>
        <w:t>Near-Real Time</w:t>
      </w:r>
      <w:r w:rsidRPr="00D45B11">
        <w:t>, menghindari transfer file manual.</w:t>
      </w:r>
      <w:bookmarkEnd w:id="237"/>
    </w:p>
    <w:p w14:paraId="5282E3CF" w14:textId="77777777" w:rsidR="0033536A" w:rsidRPr="0033536A" w:rsidRDefault="0033536A" w:rsidP="0033536A"/>
    <w:p w14:paraId="46E9FCB6" w14:textId="54CBFDDB" w:rsidR="000C592D" w:rsidRDefault="00D45B11" w:rsidP="000C592D">
      <w:pPr>
        <w:pStyle w:val="Heading3"/>
      </w:pPr>
      <w:bookmarkStart w:id="238" w:name="_Toc215557287"/>
      <w:r w:rsidRPr="00D45B11">
        <w:rPr>
          <w:b/>
          <w:bCs/>
        </w:rPr>
        <w:t>Dokumentasi Interface:</w:t>
      </w:r>
      <w:r w:rsidRPr="00D45B11">
        <w:t xml:space="preserve"> Setiap antarmuka data (</w:t>
      </w:r>
      <w:r w:rsidRPr="00D45B11">
        <w:rPr>
          <w:i/>
          <w:iCs/>
        </w:rPr>
        <w:t>interface</w:t>
      </w:r>
      <w:r w:rsidRPr="00D45B11">
        <w:t>) wajib memiliki dokumen spesifikasi (Interface Control Document) yang mencakup struktur, frekuensi, dan protokol.</w:t>
      </w:r>
      <w:bookmarkEnd w:id="238"/>
    </w:p>
    <w:p w14:paraId="4A7C951A" w14:textId="77777777" w:rsidR="0033536A" w:rsidRPr="0033536A" w:rsidRDefault="0033536A" w:rsidP="0033536A"/>
    <w:p w14:paraId="721FBD8B" w14:textId="70EDB9C1" w:rsidR="00B46A9E" w:rsidRDefault="00D45B11" w:rsidP="00B46A9E">
      <w:pPr>
        <w:pStyle w:val="Heading3"/>
      </w:pPr>
      <w:bookmarkStart w:id="239" w:name="_Toc215557288"/>
      <w:r w:rsidRPr="00D45B11">
        <w:rPr>
          <w:b/>
          <w:bCs/>
        </w:rPr>
        <w:t>Keamanan Transfer:</w:t>
      </w:r>
      <w:r w:rsidRPr="00D45B11">
        <w:t xml:space="preserve"> Transfer file data (</w:t>
      </w:r>
      <w:r w:rsidRPr="00D45B11">
        <w:rPr>
          <w:i/>
          <w:iCs/>
        </w:rPr>
        <w:t>batch</w:t>
      </w:r>
      <w:r w:rsidRPr="00D45B11">
        <w:t>) wajib menggunakan protokol aman (SFTP/FTPS) dan dilarang menggunakan FTP standar atau email tanpa enkripsi.</w:t>
      </w:r>
      <w:bookmarkEnd w:id="239"/>
    </w:p>
    <w:p w14:paraId="12965969" w14:textId="77777777" w:rsidR="0033536A" w:rsidRPr="0033536A" w:rsidRDefault="0033536A" w:rsidP="0033536A"/>
    <w:p w14:paraId="5076B3EF" w14:textId="21A3DDB7" w:rsidR="000C592D" w:rsidRDefault="00D45B11" w:rsidP="000C592D">
      <w:pPr>
        <w:pStyle w:val="Heading3"/>
      </w:pPr>
      <w:bookmarkStart w:id="240" w:name="_Toc215557289"/>
      <w:r w:rsidRPr="00D45B11">
        <w:rPr>
          <w:b/>
          <w:bCs/>
        </w:rPr>
        <w:t>Validasi Data:</w:t>
      </w:r>
      <w:r w:rsidRPr="00D45B11">
        <w:t xml:space="preserve"> Proses integrasi (ETL) wajib memiliki mekanisme validasi jumlah baris (</w:t>
      </w:r>
      <w:r w:rsidRPr="00D45B11">
        <w:rPr>
          <w:i/>
          <w:iCs/>
        </w:rPr>
        <w:t>row count</w:t>
      </w:r>
      <w:r w:rsidRPr="00D45B11">
        <w:t>) dan nilai (</w:t>
      </w:r>
      <w:r w:rsidRPr="00D45B11">
        <w:rPr>
          <w:i/>
          <w:iCs/>
        </w:rPr>
        <w:t>hash total</w:t>
      </w:r>
      <w:r w:rsidRPr="00D45B11">
        <w:t>) untuk memastikan data yang dikirim sama dengan yang diterima.</w:t>
      </w:r>
      <w:bookmarkEnd w:id="240"/>
    </w:p>
    <w:p w14:paraId="27C3471A" w14:textId="77777777" w:rsidR="0033536A" w:rsidRPr="0033536A" w:rsidRDefault="0033536A" w:rsidP="0033536A"/>
    <w:p w14:paraId="4CDCA354" w14:textId="57A3AF4D" w:rsidR="000C592D" w:rsidRDefault="00D45B11" w:rsidP="000C592D">
      <w:pPr>
        <w:pStyle w:val="Heading3"/>
      </w:pPr>
      <w:bookmarkStart w:id="241" w:name="_Toc215557290"/>
      <w:r w:rsidRPr="00D45B11">
        <w:rPr>
          <w:b/>
          <w:bCs/>
        </w:rPr>
        <w:t>Penanganan Error:</w:t>
      </w:r>
      <w:r w:rsidRPr="00D45B11">
        <w:t xml:space="preserve"> Proses integrasi wajib memiliki mekanisme penanganan kegagalan otomatis (</w:t>
      </w:r>
      <w:r w:rsidRPr="00D45B11">
        <w:rPr>
          <w:i/>
          <w:iCs/>
        </w:rPr>
        <w:t>retry mechanism</w:t>
      </w:r>
      <w:r w:rsidRPr="00D45B11">
        <w:t xml:space="preserve">) dan notifikasi </w:t>
      </w:r>
      <w:r w:rsidRPr="00D45B11">
        <w:rPr>
          <w:i/>
          <w:iCs/>
        </w:rPr>
        <w:t>alert</w:t>
      </w:r>
      <w:r w:rsidRPr="00D45B11">
        <w:t xml:space="preserve"> kepada tim operasional.</w:t>
      </w:r>
      <w:bookmarkEnd w:id="241"/>
    </w:p>
    <w:p w14:paraId="1778E48A" w14:textId="77777777" w:rsidR="0033536A" w:rsidRPr="0033536A" w:rsidRDefault="0033536A" w:rsidP="0033536A"/>
    <w:p w14:paraId="5539C228" w14:textId="54C46DCB" w:rsidR="000C592D" w:rsidRDefault="00D45B11" w:rsidP="000F405E">
      <w:pPr>
        <w:pStyle w:val="Heading3"/>
      </w:pPr>
      <w:bookmarkStart w:id="242" w:name="_Toc215557291"/>
      <w:r w:rsidRPr="00D45B11">
        <w:rPr>
          <w:b/>
          <w:bCs/>
        </w:rPr>
        <w:t>Master Data Reference:</w:t>
      </w:r>
      <w:r w:rsidRPr="00D45B11">
        <w:t xml:space="preserve"> Integrasi data wajib menggunakan kode referensi standar perusahaan (Master Data) untuk memastikan konsistensi antar sistem.</w:t>
      </w:r>
      <w:bookmarkEnd w:id="242"/>
    </w:p>
    <w:p w14:paraId="79CA7001" w14:textId="77777777" w:rsidR="0033536A" w:rsidRPr="0033536A" w:rsidRDefault="0033536A" w:rsidP="0033536A"/>
    <w:p w14:paraId="7B45FD2C" w14:textId="408EDB59" w:rsidR="000C592D" w:rsidRDefault="00D45B11" w:rsidP="000C592D">
      <w:pPr>
        <w:pStyle w:val="Heading3"/>
      </w:pPr>
      <w:bookmarkStart w:id="243" w:name="_Toc215557292"/>
      <w:r w:rsidRPr="00D45B11">
        <w:rPr>
          <w:b/>
          <w:bCs/>
        </w:rPr>
        <w:t>Larangan Akses Langsung:</w:t>
      </w:r>
      <w:r w:rsidRPr="00D45B11">
        <w:t xml:space="preserve"> Aplikasi dilarang mengakses langsung tabel database aplikasi lain (</w:t>
      </w:r>
      <w:r w:rsidRPr="00D45B11">
        <w:rPr>
          <w:i/>
          <w:iCs/>
        </w:rPr>
        <w:t>direct table access</w:t>
      </w:r>
      <w:r w:rsidRPr="00D45B11">
        <w:t xml:space="preserve">); akses harus melalui </w:t>
      </w:r>
      <w:r w:rsidRPr="00D45B11">
        <w:rPr>
          <w:i/>
          <w:iCs/>
        </w:rPr>
        <w:t>View</w:t>
      </w:r>
      <w:r w:rsidRPr="00D45B11">
        <w:t xml:space="preserve"> atau API.</w:t>
      </w:r>
      <w:bookmarkEnd w:id="243"/>
    </w:p>
    <w:p w14:paraId="75BA0AF8" w14:textId="77777777" w:rsidR="00B46A9E" w:rsidRPr="00B46A9E" w:rsidRDefault="00B46A9E" w:rsidP="00B46A9E"/>
    <w:p w14:paraId="2D89853D" w14:textId="77777777" w:rsidR="00D45B11" w:rsidRDefault="00D45B11" w:rsidP="000C592D">
      <w:pPr>
        <w:pStyle w:val="Heading3"/>
      </w:pPr>
      <w:bookmarkStart w:id="244" w:name="_Toc215557293"/>
      <w:r w:rsidRPr="00D45B11">
        <w:rPr>
          <w:b/>
          <w:bCs/>
        </w:rPr>
        <w:t>Transformasi Data:</w:t>
      </w:r>
      <w:r w:rsidRPr="00D45B11">
        <w:t xml:space="preserve"> Logika transformasi data (ubah format, kalkulasi) harus didokumentasikan dalam metadata dan tidak boleh tersembunyi (</w:t>
      </w:r>
      <w:r w:rsidRPr="00D45B11">
        <w:rPr>
          <w:i/>
          <w:iCs/>
        </w:rPr>
        <w:t>hardcoded</w:t>
      </w:r>
      <w:r w:rsidRPr="00D45B11">
        <w:t>) tanpa dokumentasi.</w:t>
      </w:r>
      <w:bookmarkEnd w:id="244"/>
    </w:p>
    <w:p w14:paraId="34051E39" w14:textId="77777777" w:rsidR="0033536A" w:rsidRPr="0033536A" w:rsidRDefault="0033536A" w:rsidP="0033536A"/>
    <w:p w14:paraId="0FC94197" w14:textId="77777777" w:rsidR="00D45B11" w:rsidRDefault="00D45B11" w:rsidP="000C592D">
      <w:pPr>
        <w:pStyle w:val="Heading3"/>
      </w:pPr>
      <w:bookmarkStart w:id="245" w:name="_Toc215557294"/>
      <w:r w:rsidRPr="00D45B11">
        <w:rPr>
          <w:b/>
          <w:bCs/>
        </w:rPr>
        <w:t>SLA Pertukaran Data:</w:t>
      </w:r>
      <w:r w:rsidRPr="00D45B11">
        <w:t xml:space="preserve"> Waktu pengiriman data antar sistem harus disepakati dalam SLA (misal: Data EOD harus tersedia di Data Warehouse sebelum jam 06.00 pagi).</w:t>
      </w:r>
      <w:bookmarkEnd w:id="245"/>
    </w:p>
    <w:p w14:paraId="1257FAE8" w14:textId="77777777" w:rsidR="0033536A" w:rsidRPr="0033536A" w:rsidRDefault="0033536A" w:rsidP="0033536A"/>
    <w:p w14:paraId="36E5FBD2" w14:textId="3F9B8D1D" w:rsidR="00D45B11" w:rsidRDefault="00D45B11" w:rsidP="000C592D">
      <w:pPr>
        <w:pStyle w:val="Heading3"/>
      </w:pPr>
      <w:bookmarkStart w:id="246" w:name="_Toc215557295"/>
      <w:r w:rsidRPr="00D45B11">
        <w:rPr>
          <w:b/>
          <w:bCs/>
        </w:rPr>
        <w:t>Change Management Integrasi:</w:t>
      </w:r>
      <w:r w:rsidRPr="00D45B11">
        <w:t xml:space="preserve"> Perubahan struktur data di sistem sumber wajib dikomunikasikan kepada pengelola sistem tujuan minimal 1 </w:t>
      </w:r>
      <w:r w:rsidR="000C592D">
        <w:t xml:space="preserve">minggu </w:t>
      </w:r>
      <w:r w:rsidRPr="00D45B11">
        <w:t xml:space="preserve"> sebelum implementasi.</w:t>
      </w:r>
      <w:bookmarkEnd w:id="246"/>
    </w:p>
    <w:p w14:paraId="4A1A1A6B" w14:textId="77777777" w:rsidR="000C592D" w:rsidRPr="000C592D" w:rsidRDefault="000C592D" w:rsidP="000C592D"/>
    <w:p w14:paraId="2FFA8972" w14:textId="00708FF6" w:rsidR="00D45B11" w:rsidRDefault="00D45B11" w:rsidP="00D45B11"/>
    <w:p w14:paraId="0C525F32" w14:textId="77777777" w:rsidR="003B4E5F" w:rsidRPr="00D45B11" w:rsidRDefault="003B4E5F" w:rsidP="00D45B11"/>
    <w:p w14:paraId="3977B24E" w14:textId="7CBD1D66" w:rsidR="00D45B11" w:rsidRPr="00D45B11" w:rsidRDefault="00F017D6" w:rsidP="00F017D6">
      <w:pPr>
        <w:pStyle w:val="Heading2"/>
      </w:pPr>
      <w:bookmarkStart w:id="247" w:name="_Toc215557296"/>
      <w:bookmarkStart w:id="248" w:name="_Toc215633028"/>
      <w:r>
        <w:t xml:space="preserve">Manajemen </w:t>
      </w:r>
      <w:r w:rsidR="00A07074">
        <w:t>Dokumen</w:t>
      </w:r>
      <w:r>
        <w:t xml:space="preserve"> (Document and Content Management)</w:t>
      </w:r>
      <w:bookmarkEnd w:id="247"/>
      <w:bookmarkEnd w:id="248"/>
    </w:p>
    <w:p w14:paraId="400036A6" w14:textId="77777777" w:rsidR="00D45B11" w:rsidRPr="00D45B11" w:rsidRDefault="00D45B11" w:rsidP="00F017D6">
      <w:pPr>
        <w:pStyle w:val="Normal-Heading2"/>
      </w:pPr>
      <w:r w:rsidRPr="00D45B11">
        <w:t>Fokus: Pengelolaan data tidak terstruktur (dokumen, file, email).</w:t>
      </w:r>
    </w:p>
    <w:p w14:paraId="27830441" w14:textId="5A30F1D9" w:rsidR="00F017D6" w:rsidRDefault="00D45B11" w:rsidP="00F017D6">
      <w:pPr>
        <w:pStyle w:val="Heading3"/>
      </w:pPr>
      <w:bookmarkStart w:id="249" w:name="_Toc215557297"/>
      <w:commentRangeStart w:id="250"/>
      <w:r w:rsidRPr="00D45B11">
        <w:rPr>
          <w:b/>
          <w:bCs/>
        </w:rPr>
        <w:t>Digitalisasi:</w:t>
      </w:r>
      <w:r w:rsidRPr="00D45B11">
        <w:t xml:space="preserve"> Dokumen fisik (SPAJP, Formulir Klaim) wajib didigitalisasi (scan) dan diindeks dalam Sistem Manajemen Dokumen (DMS) terpusat.</w:t>
      </w:r>
      <w:bookmarkEnd w:id="249"/>
      <w:commentRangeEnd w:id="250"/>
      <w:r w:rsidR="005F0574">
        <w:rPr>
          <w:rStyle w:val="CommentReference"/>
          <w:rFonts w:eastAsiaTheme="minorHAnsi" w:cstheme="minorBidi"/>
        </w:rPr>
        <w:commentReference w:id="250"/>
      </w:r>
    </w:p>
    <w:p w14:paraId="67B6432D" w14:textId="77777777" w:rsidR="0033536A" w:rsidRPr="0033536A" w:rsidRDefault="0033536A" w:rsidP="0033536A"/>
    <w:p w14:paraId="3302D69D" w14:textId="2DF4F820" w:rsidR="000F405E" w:rsidRDefault="00D45B11" w:rsidP="003B4E5F">
      <w:pPr>
        <w:pStyle w:val="Heading3"/>
      </w:pPr>
      <w:bookmarkStart w:id="251" w:name="_Toc215557298"/>
      <w:r w:rsidRPr="00D45B11">
        <w:rPr>
          <w:b/>
          <w:bCs/>
        </w:rPr>
        <w:t>Metadata Dokumen:</w:t>
      </w:r>
      <w:r w:rsidRPr="00D45B11">
        <w:t xml:space="preserve"> Setiap dokumen digital wajib dilengkapi metadata minimal: Nomor Polis, Jenis Dokumen, Tanggal Dokumen, dan Cabang.</w:t>
      </w:r>
      <w:bookmarkEnd w:id="251"/>
    </w:p>
    <w:p w14:paraId="2BEB6876" w14:textId="77777777" w:rsidR="0033536A" w:rsidRPr="0033536A" w:rsidRDefault="0033536A" w:rsidP="0033536A"/>
    <w:p w14:paraId="7E7B00C3" w14:textId="53D01D22" w:rsidR="00F017D6" w:rsidRDefault="00D45B11" w:rsidP="00F017D6">
      <w:pPr>
        <w:pStyle w:val="Heading3"/>
      </w:pPr>
      <w:bookmarkStart w:id="252" w:name="_Toc215557299"/>
      <w:commentRangeStart w:id="253"/>
      <w:r w:rsidRPr="00D45B11">
        <w:rPr>
          <w:b/>
          <w:bCs/>
        </w:rPr>
        <w:t>Kontrol Versi:</w:t>
      </w:r>
      <w:r w:rsidRPr="00D45B11">
        <w:t xml:space="preserve"> Dokumen kebijakan dan prosedur harus menggunakan kontrol versi (v1.0, v1.1) untuk memastikan karyawan menggunakan versi terbaru.</w:t>
      </w:r>
      <w:bookmarkEnd w:id="252"/>
      <w:commentRangeEnd w:id="253"/>
      <w:r w:rsidR="005F0574">
        <w:rPr>
          <w:rStyle w:val="CommentReference"/>
          <w:rFonts w:eastAsiaTheme="minorHAnsi" w:cstheme="minorBidi"/>
        </w:rPr>
        <w:commentReference w:id="253"/>
      </w:r>
    </w:p>
    <w:p w14:paraId="2D29FE6A" w14:textId="77777777" w:rsidR="0033536A" w:rsidRPr="0033536A" w:rsidRDefault="0033536A" w:rsidP="0033536A"/>
    <w:p w14:paraId="17D433FB" w14:textId="1D592B61" w:rsidR="00B46A9E" w:rsidRDefault="00D45B11" w:rsidP="00B46A9E">
      <w:pPr>
        <w:pStyle w:val="Heading3"/>
      </w:pPr>
      <w:bookmarkStart w:id="254" w:name="_Toc215557300"/>
      <w:commentRangeStart w:id="255"/>
      <w:r w:rsidRPr="00D45B11">
        <w:rPr>
          <w:b/>
          <w:bCs/>
        </w:rPr>
        <w:t>Retensi Dokumen:</w:t>
      </w:r>
      <w:r w:rsidRPr="00D45B11">
        <w:t xml:space="preserve"> Masa simpan dokumen mengikuti regulasi (misal: Dokumen Polis disimpan minimal 10 tahun setelah masa pertanggungan berakhir).</w:t>
      </w:r>
      <w:bookmarkEnd w:id="254"/>
      <w:commentRangeEnd w:id="255"/>
      <w:r w:rsidR="005F0574">
        <w:rPr>
          <w:rStyle w:val="CommentReference"/>
          <w:rFonts w:eastAsiaTheme="minorHAnsi" w:cstheme="minorBidi"/>
        </w:rPr>
        <w:commentReference w:id="255"/>
      </w:r>
    </w:p>
    <w:p w14:paraId="48A73ABD" w14:textId="77777777" w:rsidR="0033536A" w:rsidRPr="0033536A" w:rsidRDefault="0033536A" w:rsidP="0033536A"/>
    <w:p w14:paraId="56C34422" w14:textId="558C58A0" w:rsidR="00F017D6" w:rsidRDefault="00D45B11" w:rsidP="000F405E">
      <w:pPr>
        <w:pStyle w:val="Heading3"/>
      </w:pPr>
      <w:bookmarkStart w:id="256" w:name="_Toc215557301"/>
      <w:commentRangeStart w:id="257"/>
      <w:r w:rsidRPr="00D45B11">
        <w:rPr>
          <w:b/>
          <w:bCs/>
        </w:rPr>
        <w:t>Akses Dokumen:</w:t>
      </w:r>
      <w:r w:rsidRPr="00D45B11">
        <w:t xml:space="preserve"> Akses terhadap dokumen nasabah dibatasi secara ketat hanya kepada departemen terkait (Underwriting, CS, Klaim).</w:t>
      </w:r>
      <w:bookmarkEnd w:id="256"/>
      <w:commentRangeEnd w:id="257"/>
      <w:r w:rsidR="005F0574">
        <w:rPr>
          <w:rStyle w:val="CommentReference"/>
          <w:rFonts w:eastAsiaTheme="minorHAnsi" w:cstheme="minorBidi"/>
        </w:rPr>
        <w:commentReference w:id="257"/>
      </w:r>
    </w:p>
    <w:p w14:paraId="7863CB14" w14:textId="77777777" w:rsidR="00B46A9E" w:rsidRPr="00B46A9E" w:rsidRDefault="00B46A9E" w:rsidP="00B46A9E"/>
    <w:p w14:paraId="245343D7" w14:textId="48CA00C2" w:rsidR="00B46A9E" w:rsidRDefault="00D45B11" w:rsidP="00B46A9E">
      <w:pPr>
        <w:pStyle w:val="Heading3"/>
      </w:pPr>
      <w:bookmarkStart w:id="258" w:name="_Toc215557302"/>
      <w:r w:rsidRPr="00D45B11">
        <w:rPr>
          <w:b/>
          <w:bCs/>
        </w:rPr>
        <w:t>Format Standar:</w:t>
      </w:r>
      <w:r w:rsidRPr="00D45B11">
        <w:t xml:space="preserve"> Dokumen arsip elektronik harus disimpan dalam format standar jangka panjang (misal: PDF/A) untuk menjamin keterbacaan di masa depan.</w:t>
      </w:r>
      <w:bookmarkEnd w:id="258"/>
    </w:p>
    <w:p w14:paraId="182B96AB" w14:textId="77777777" w:rsidR="0033536A" w:rsidRPr="0033536A" w:rsidRDefault="0033536A" w:rsidP="0033536A"/>
    <w:p w14:paraId="2293A2B6" w14:textId="77777777" w:rsidR="00D45B11" w:rsidRDefault="00D45B11" w:rsidP="00F017D6">
      <w:pPr>
        <w:pStyle w:val="Heading3"/>
      </w:pPr>
      <w:bookmarkStart w:id="259" w:name="_Toc215557303"/>
      <w:r w:rsidRPr="00D45B11">
        <w:rPr>
          <w:b/>
          <w:bCs/>
        </w:rPr>
        <w:t>Manajemen Email:</w:t>
      </w:r>
      <w:r w:rsidRPr="00D45B11">
        <w:t xml:space="preserve"> Email yang berisi keputusan bisnis atau transaksi nasabah dianggap sebagai catatan perusahaan dan wajib diarsipkan.</w:t>
      </w:r>
      <w:bookmarkEnd w:id="259"/>
    </w:p>
    <w:p w14:paraId="0B1E1165" w14:textId="77777777" w:rsidR="0033536A" w:rsidRPr="0033536A" w:rsidRDefault="0033536A" w:rsidP="0033536A"/>
    <w:p w14:paraId="14D5EBDF" w14:textId="77777777" w:rsidR="00D45B11" w:rsidRDefault="00D45B11" w:rsidP="00F017D6">
      <w:pPr>
        <w:pStyle w:val="Heading3"/>
      </w:pPr>
      <w:bookmarkStart w:id="260" w:name="_Toc215557304"/>
      <w:r w:rsidRPr="00D45B11">
        <w:rPr>
          <w:b/>
          <w:bCs/>
        </w:rPr>
        <w:t>Pencarian &amp; Penemuan:</w:t>
      </w:r>
      <w:r w:rsidRPr="00D45B11">
        <w:t xml:space="preserve"> Sistem dokumen harus mendukung fitur pencarian (</w:t>
      </w:r>
      <w:r w:rsidRPr="00D45B11">
        <w:rPr>
          <w:i/>
          <w:iCs/>
        </w:rPr>
        <w:t>search</w:t>
      </w:r>
      <w:r w:rsidRPr="00D45B11">
        <w:t>) berbasis konten dan metadata untuk efisiensi operasional.</w:t>
      </w:r>
      <w:bookmarkEnd w:id="260"/>
    </w:p>
    <w:p w14:paraId="5CC7D4CE" w14:textId="77777777" w:rsidR="0033536A" w:rsidRPr="0033536A" w:rsidRDefault="0033536A" w:rsidP="0033536A"/>
    <w:p w14:paraId="6DC695FD" w14:textId="77777777" w:rsidR="00D45B11" w:rsidRDefault="00D45B11" w:rsidP="00F017D6">
      <w:pPr>
        <w:pStyle w:val="Heading3"/>
      </w:pPr>
      <w:bookmarkStart w:id="261" w:name="_Toc215557305"/>
      <w:r w:rsidRPr="00D45B11">
        <w:rPr>
          <w:b/>
          <w:bCs/>
        </w:rPr>
        <w:t>Backup Dokumen:</w:t>
      </w:r>
      <w:r w:rsidRPr="00D45B11">
        <w:t xml:space="preserve"> Server penyimpanan dokumen (File Server/DMS) wajib masuk dalam skema backup rutin IT.</w:t>
      </w:r>
      <w:bookmarkEnd w:id="261"/>
    </w:p>
    <w:p w14:paraId="779EEC13" w14:textId="77777777" w:rsidR="0033536A" w:rsidRPr="0033536A" w:rsidRDefault="0033536A" w:rsidP="0033536A"/>
    <w:p w14:paraId="7674EBCA" w14:textId="77777777" w:rsidR="00D45B11" w:rsidRPr="00D45B11" w:rsidRDefault="00D45B11" w:rsidP="00F017D6">
      <w:pPr>
        <w:pStyle w:val="Heading3"/>
      </w:pPr>
      <w:bookmarkStart w:id="262" w:name="_Toc215557306"/>
      <w:r w:rsidRPr="00D45B11">
        <w:rPr>
          <w:b/>
          <w:bCs/>
        </w:rPr>
        <w:t>Klasifikasi Kerahasiaan Dokumen:</w:t>
      </w:r>
      <w:r w:rsidRPr="00D45B11">
        <w:t xml:space="preserve"> Setiap dokumen yang dicetak atau dibuat wajib mencantumkan label klasifikasi (Rahasia/Internal/Publik) pada header/footer.</w:t>
      </w:r>
      <w:bookmarkEnd w:id="262"/>
    </w:p>
    <w:p w14:paraId="7E869F56" w14:textId="6600CE92" w:rsidR="00D45B11" w:rsidRDefault="00D45B11" w:rsidP="00D45B11"/>
    <w:p w14:paraId="700A5E1A" w14:textId="77777777" w:rsidR="003B4E5F" w:rsidRPr="00D45B11" w:rsidRDefault="003B4E5F" w:rsidP="00D45B11"/>
    <w:p w14:paraId="0D9BA94C" w14:textId="133672FC" w:rsidR="00D45B11" w:rsidRPr="00D45B11" w:rsidRDefault="00E83A6E" w:rsidP="00E83A6E">
      <w:pPr>
        <w:pStyle w:val="Heading2"/>
      </w:pPr>
      <w:bookmarkStart w:id="263" w:name="_Toc215557307"/>
      <w:bookmarkStart w:id="264" w:name="_Toc215633029"/>
      <w:r>
        <w:t>Data Induk (Reference and Master Data)</w:t>
      </w:r>
      <w:bookmarkEnd w:id="263"/>
      <w:bookmarkEnd w:id="264"/>
    </w:p>
    <w:p w14:paraId="27BA7040" w14:textId="77777777" w:rsidR="00D45B11" w:rsidRPr="00D45B11" w:rsidRDefault="00D45B11" w:rsidP="00E83A6E">
      <w:pPr>
        <w:pStyle w:val="Normal-Heading2"/>
      </w:pPr>
      <w:r w:rsidRPr="00D45B11">
        <w:t>Fokus: Konsistensi data bersama (Nasabah, Produk, Cabang).</w:t>
      </w:r>
    </w:p>
    <w:p w14:paraId="4576C0B8" w14:textId="4B08DBD8" w:rsidR="00E83A6E" w:rsidRDefault="00D45B11" w:rsidP="00E83A6E">
      <w:pPr>
        <w:pStyle w:val="Heading3"/>
      </w:pPr>
      <w:bookmarkStart w:id="265" w:name="_Toc215557308"/>
      <w:r w:rsidRPr="00D45B11">
        <w:rPr>
          <w:b/>
          <w:bCs/>
        </w:rPr>
        <w:t>Single Customer View:</w:t>
      </w:r>
      <w:r w:rsidRPr="00D45B11">
        <w:t xml:space="preserve"> Perusahaan menetapkan prinsip "Satu Data Nasabah". Duplikasi data nasabah di berbagai sistem harus dikonsolidasikan melalui proses </w:t>
      </w:r>
      <w:r w:rsidRPr="00D45B11">
        <w:rPr>
          <w:i/>
          <w:iCs/>
        </w:rPr>
        <w:t>Master Data Management</w:t>
      </w:r>
      <w:r w:rsidRPr="00D45B11">
        <w:t xml:space="preserve"> (MDM).</w:t>
      </w:r>
      <w:bookmarkEnd w:id="265"/>
    </w:p>
    <w:p w14:paraId="5C9C2000" w14:textId="77777777" w:rsidR="0033536A" w:rsidRPr="0033536A" w:rsidRDefault="0033536A" w:rsidP="0033536A"/>
    <w:p w14:paraId="04CE1BC2" w14:textId="24B12AC7" w:rsidR="00E83A6E" w:rsidRDefault="00D45B11" w:rsidP="00E83A6E">
      <w:pPr>
        <w:pStyle w:val="Heading3"/>
      </w:pPr>
      <w:bookmarkStart w:id="266" w:name="_Toc215557309"/>
      <w:r w:rsidRPr="00D45B11">
        <w:rPr>
          <w:b/>
          <w:bCs/>
        </w:rPr>
        <w:t>Golden Record:</w:t>
      </w:r>
      <w:r w:rsidRPr="00D45B11">
        <w:t xml:space="preserve"> Menetapkan sistem sumber tepercaya (</w:t>
      </w:r>
      <w:r w:rsidRPr="00D45B11">
        <w:rPr>
          <w:i/>
          <w:iCs/>
        </w:rPr>
        <w:t>System of Record</w:t>
      </w:r>
      <w:r w:rsidRPr="00D45B11">
        <w:t>) untuk setiap entitas master (misal: Core System adalah sumber kebenaran untuk Data Polis).</w:t>
      </w:r>
      <w:bookmarkEnd w:id="266"/>
    </w:p>
    <w:p w14:paraId="3B34392F" w14:textId="77777777" w:rsidR="0033536A" w:rsidRPr="0033536A" w:rsidRDefault="0033536A" w:rsidP="0033536A"/>
    <w:p w14:paraId="0279E4E3" w14:textId="54C40B13" w:rsidR="00E83A6E" w:rsidRDefault="00D45B11" w:rsidP="00E83A6E">
      <w:pPr>
        <w:pStyle w:val="Heading3"/>
      </w:pPr>
      <w:bookmarkStart w:id="267" w:name="_Toc215557310"/>
      <w:r w:rsidRPr="00D45B11">
        <w:rPr>
          <w:b/>
          <w:bCs/>
        </w:rPr>
        <w:t>Data Referensi Terpusat:</w:t>
      </w:r>
      <w:r w:rsidRPr="00D45B11">
        <w:t xml:space="preserve"> Kode referensi (Kode Cabang, Kode Bank, Kode Pekerjaan) dikelola secara terpusat dan tidak boleh diubah oleh unit kerja tanpa persetujuan.</w:t>
      </w:r>
      <w:bookmarkEnd w:id="267"/>
    </w:p>
    <w:p w14:paraId="4677AC57" w14:textId="77777777" w:rsidR="00B46A9E" w:rsidRPr="00B46A9E" w:rsidRDefault="00B46A9E" w:rsidP="00B46A9E"/>
    <w:p w14:paraId="35DB0830" w14:textId="769F7243" w:rsidR="00E83A6E" w:rsidRDefault="00D45B11" w:rsidP="00E83A6E">
      <w:pPr>
        <w:pStyle w:val="Heading3"/>
      </w:pPr>
      <w:bookmarkStart w:id="268" w:name="_Toc215557311"/>
      <w:r w:rsidRPr="00D45B11">
        <w:rPr>
          <w:b/>
          <w:bCs/>
        </w:rPr>
        <w:t>Standar Kode Produk:</w:t>
      </w:r>
      <w:r w:rsidRPr="00D45B11">
        <w:t xml:space="preserve"> Penamaan dan pengkodean produk asuransi harus konsisten di seluruh sistem (Core, Sales Apps, Accounting).</w:t>
      </w:r>
      <w:bookmarkEnd w:id="268"/>
    </w:p>
    <w:p w14:paraId="24E56592" w14:textId="77777777" w:rsidR="0033536A" w:rsidRPr="0033536A" w:rsidRDefault="0033536A" w:rsidP="0033536A"/>
    <w:p w14:paraId="698DA338" w14:textId="1223BD39" w:rsidR="003B4E5F" w:rsidRDefault="00D45B11" w:rsidP="003B4E5F">
      <w:pPr>
        <w:pStyle w:val="Heading3"/>
      </w:pPr>
      <w:bookmarkStart w:id="269" w:name="_Toc215557312"/>
      <w:r w:rsidRPr="00D45B11">
        <w:rPr>
          <w:b/>
          <w:bCs/>
        </w:rPr>
        <w:t>Deduplikasi:</w:t>
      </w:r>
      <w:r w:rsidRPr="00D45B11">
        <w:t xml:space="preserve"> Wajib dijalankan proses pengecekan duplikasi (</w:t>
      </w:r>
      <w:r w:rsidRPr="00D45B11">
        <w:rPr>
          <w:i/>
          <w:iCs/>
        </w:rPr>
        <w:t>deduplication</w:t>
      </w:r>
      <w:r w:rsidRPr="00D45B11">
        <w:t xml:space="preserve">) secara berkala atau otomatis saat </w:t>
      </w:r>
      <w:r w:rsidRPr="00D45B11">
        <w:rPr>
          <w:i/>
          <w:iCs/>
        </w:rPr>
        <w:t>entry</w:t>
      </w:r>
      <w:r w:rsidRPr="00D45B11">
        <w:t xml:space="preserve"> data baru.</w:t>
      </w:r>
      <w:bookmarkEnd w:id="269"/>
    </w:p>
    <w:p w14:paraId="35CBE9DC" w14:textId="77777777" w:rsidR="0033536A" w:rsidRPr="0033536A" w:rsidRDefault="0033536A" w:rsidP="0033536A"/>
    <w:p w14:paraId="1A7A6DFE" w14:textId="77777777" w:rsidR="00D45B11" w:rsidRDefault="00D45B11" w:rsidP="00E83A6E">
      <w:pPr>
        <w:pStyle w:val="Heading3"/>
      </w:pPr>
      <w:bookmarkStart w:id="270" w:name="_Toc215557313"/>
      <w:r w:rsidRPr="00D45B11">
        <w:rPr>
          <w:b/>
          <w:bCs/>
        </w:rPr>
        <w:t>Perubahan Data Master:</w:t>
      </w:r>
      <w:r w:rsidRPr="00D45B11">
        <w:t xml:space="preserve"> Perubahan pada data referensi kritis (misal: Chart of Account) harus melalui persetujuan </w:t>
      </w:r>
      <w:r w:rsidRPr="00D45B11">
        <w:rPr>
          <w:i/>
          <w:iCs/>
        </w:rPr>
        <w:t>Data Governance Council</w:t>
      </w:r>
      <w:r w:rsidRPr="00D45B11">
        <w:t>.</w:t>
      </w:r>
      <w:bookmarkEnd w:id="270"/>
    </w:p>
    <w:p w14:paraId="4D207E4D" w14:textId="77777777" w:rsidR="0033536A" w:rsidRPr="0033536A" w:rsidRDefault="0033536A" w:rsidP="0033536A"/>
    <w:p w14:paraId="65DA6B5C" w14:textId="77777777" w:rsidR="00D45B11" w:rsidRDefault="00D45B11" w:rsidP="00E83A6E">
      <w:pPr>
        <w:pStyle w:val="Heading3"/>
      </w:pPr>
      <w:bookmarkStart w:id="271" w:name="_Toc215557314"/>
      <w:r w:rsidRPr="00D45B11">
        <w:rPr>
          <w:b/>
          <w:bCs/>
        </w:rPr>
        <w:t>Sinkronisasi:</w:t>
      </w:r>
      <w:r w:rsidRPr="00D45B11">
        <w:t xml:space="preserve"> Perubahan pada data master harus didistribusikan ke seluruh sistem yang membutuhkan secara tepat waktu.</w:t>
      </w:r>
      <w:bookmarkEnd w:id="271"/>
    </w:p>
    <w:p w14:paraId="7E4178A2" w14:textId="77777777" w:rsidR="0033536A" w:rsidRPr="0033536A" w:rsidRDefault="0033536A" w:rsidP="0033536A"/>
    <w:p w14:paraId="07558A35" w14:textId="77777777" w:rsidR="00D45B11" w:rsidRDefault="00D45B11" w:rsidP="00E83A6E">
      <w:pPr>
        <w:pStyle w:val="Heading3"/>
      </w:pPr>
      <w:bookmarkStart w:id="272" w:name="_Toc215557315"/>
      <w:r w:rsidRPr="00D45B11">
        <w:rPr>
          <w:b/>
          <w:bCs/>
        </w:rPr>
        <w:t>Validasi Entry:</w:t>
      </w:r>
      <w:r w:rsidRPr="00D45B11">
        <w:t xml:space="preserve"> Aplikasi front-end wajib menggunakan daftar nilai (</w:t>
      </w:r>
      <w:r w:rsidRPr="00D45B11">
        <w:rPr>
          <w:i/>
          <w:iCs/>
        </w:rPr>
        <w:t>list of values</w:t>
      </w:r>
      <w:r w:rsidRPr="00D45B11">
        <w:t>) dari Data Referensi standar, bukan teks bebas (</w:t>
      </w:r>
      <w:r w:rsidRPr="00D45B11">
        <w:rPr>
          <w:i/>
          <w:iCs/>
        </w:rPr>
        <w:t>free text</w:t>
      </w:r>
      <w:r w:rsidRPr="00D45B11">
        <w:t>).</w:t>
      </w:r>
      <w:bookmarkEnd w:id="272"/>
    </w:p>
    <w:p w14:paraId="0FD7C9E3" w14:textId="77777777" w:rsidR="0033536A" w:rsidRPr="0033536A" w:rsidRDefault="0033536A" w:rsidP="0033536A"/>
    <w:p w14:paraId="77A3C84D" w14:textId="77777777" w:rsidR="00D45B11" w:rsidRDefault="00D45B11" w:rsidP="00E83A6E">
      <w:pPr>
        <w:pStyle w:val="Heading3"/>
      </w:pPr>
      <w:bookmarkStart w:id="273" w:name="_Toc215557316"/>
      <w:r w:rsidRPr="00D45B11">
        <w:rPr>
          <w:b/>
          <w:bCs/>
        </w:rPr>
        <w:t>Kualitas Data Master:</w:t>
      </w:r>
      <w:r w:rsidRPr="00D45B11">
        <w:t xml:space="preserve"> </w:t>
      </w:r>
      <w:r w:rsidRPr="00D45B11">
        <w:rPr>
          <w:i/>
          <w:iCs/>
        </w:rPr>
        <w:t>Data Steward</w:t>
      </w:r>
      <w:r w:rsidRPr="00D45B11">
        <w:t xml:space="preserve"> bertanggung jawab memantau kelengkapan dan keakuratan Data Master secara harian/mingguan.</w:t>
      </w:r>
      <w:bookmarkEnd w:id="273"/>
    </w:p>
    <w:p w14:paraId="6A82F9AB" w14:textId="77777777" w:rsidR="0033536A" w:rsidRPr="0033536A" w:rsidRDefault="0033536A" w:rsidP="0033536A"/>
    <w:p w14:paraId="614822E3" w14:textId="77777777" w:rsidR="00D45B11" w:rsidRDefault="00D45B11" w:rsidP="00E83A6E">
      <w:pPr>
        <w:pStyle w:val="Heading3"/>
      </w:pPr>
      <w:bookmarkStart w:id="274" w:name="_Toc215557317"/>
      <w:r w:rsidRPr="00D45B11">
        <w:rPr>
          <w:b/>
          <w:bCs/>
        </w:rPr>
        <w:t>Hierarki Data:</w:t>
      </w:r>
      <w:r w:rsidRPr="00D45B11">
        <w:t xml:space="preserve"> Pengelolaan hierarki data (misal: Struktur Organisasi Agen, Wilayah Penjualan) harus dikelola dengan versi historis (</w:t>
      </w:r>
      <w:r w:rsidRPr="00D45B11">
        <w:rPr>
          <w:i/>
          <w:iCs/>
        </w:rPr>
        <w:t>historical versioning</w:t>
      </w:r>
      <w:r w:rsidRPr="00D45B11">
        <w:t>).</w:t>
      </w:r>
      <w:bookmarkEnd w:id="274"/>
    </w:p>
    <w:p w14:paraId="75202C67" w14:textId="77777777" w:rsidR="003B4E5F" w:rsidRPr="003B4E5F" w:rsidRDefault="003B4E5F" w:rsidP="003B4E5F"/>
    <w:p w14:paraId="6BA974B0" w14:textId="121E32DA" w:rsidR="009C2976" w:rsidRPr="009C2976" w:rsidRDefault="009C2976" w:rsidP="009C2976">
      <w:pPr>
        <w:pStyle w:val="Heading3"/>
      </w:pPr>
      <w:r>
        <w:rPr>
          <w:b/>
          <w:bCs/>
        </w:rPr>
        <w:t xml:space="preserve">Resolusi Konflik Data: </w:t>
      </w:r>
      <w:r>
        <w:t>Apabila terjadi ketidaksepakatan antara unit kerja mengenai sumber kebenaran data (</w:t>
      </w:r>
      <w:r w:rsidRPr="009C2976">
        <w:rPr>
          <w:i/>
          <w:iCs/>
        </w:rPr>
        <w:t>Single Source of Truth</w:t>
      </w:r>
      <w:r>
        <w:t>), pe</w:t>
      </w:r>
      <w:r w:rsidR="00982B32">
        <w:t>r</w:t>
      </w:r>
      <w:r>
        <w:t>masalahan wajib dieskalasikan ke Dewan Pengarah Pengelolaan Data (Data Governance Council) atau Komite Pengarah Teknologi Informasi, dimana keputusannya bersifat final dan mengikat seluruh unit kerja.</w:t>
      </w:r>
    </w:p>
    <w:p w14:paraId="0B6568B9" w14:textId="77777777" w:rsidR="00E83A6E" w:rsidRPr="00E83A6E" w:rsidRDefault="00E83A6E" w:rsidP="00E83A6E"/>
    <w:p w14:paraId="7508A961" w14:textId="46492A52" w:rsidR="00D45B11" w:rsidRPr="00D45B11" w:rsidRDefault="000F6726" w:rsidP="000F6726">
      <w:pPr>
        <w:pStyle w:val="Heading2"/>
      </w:pPr>
      <w:bookmarkStart w:id="275" w:name="_Toc215557318"/>
      <w:bookmarkStart w:id="276" w:name="_Toc215633030"/>
      <w:r>
        <w:t>Kecerdasan Bisnis dan Gudang Data (</w:t>
      </w:r>
      <w:r w:rsidRPr="00532A77">
        <w:rPr>
          <w:i/>
          <w:iCs/>
          <w:rPrChange w:id="277" w:author="Anthonius Kanaris E" w:date="2025-12-15T13:59:00Z" w16du:dateUtc="2025-12-15T06:59:00Z">
            <w:rPr/>
          </w:rPrChange>
        </w:rPr>
        <w:t>Data Warehousing and Business Intelligence</w:t>
      </w:r>
      <w:r>
        <w:t>)</w:t>
      </w:r>
      <w:bookmarkEnd w:id="275"/>
      <w:bookmarkEnd w:id="276"/>
    </w:p>
    <w:p w14:paraId="6856DF01" w14:textId="77777777" w:rsidR="00D45B11" w:rsidRPr="00D45B11" w:rsidRDefault="00D45B11" w:rsidP="000F6726">
      <w:pPr>
        <w:pStyle w:val="Normal-Heading2"/>
      </w:pPr>
      <w:r w:rsidRPr="00D45B11">
        <w:t>Fokus: Pelaporan analitik dan pengambilan keputusan.</w:t>
      </w:r>
    </w:p>
    <w:p w14:paraId="0E585E93" w14:textId="44225B6A" w:rsidR="000F6726" w:rsidRDefault="00D45B11" w:rsidP="000F6726">
      <w:pPr>
        <w:pStyle w:val="Heading3"/>
      </w:pPr>
      <w:bookmarkStart w:id="278" w:name="_Toc215557319"/>
      <w:r w:rsidRPr="00D45B11">
        <w:rPr>
          <w:b/>
          <w:bCs/>
        </w:rPr>
        <w:t>Pemisahan Lingkungan:</w:t>
      </w:r>
      <w:r w:rsidRPr="00D45B11">
        <w:t xml:space="preserve"> Proses pelaporan analitik berat dilarang dilakukan langsung di database operasional (OLTP), wajib menggunakan </w:t>
      </w:r>
      <w:r w:rsidRPr="00D45B11">
        <w:rPr>
          <w:i/>
          <w:iCs/>
        </w:rPr>
        <w:t>Data Warehouse</w:t>
      </w:r>
      <w:r w:rsidRPr="00D45B11">
        <w:t xml:space="preserve"> atau </w:t>
      </w:r>
      <w:r w:rsidRPr="00D45B11">
        <w:rPr>
          <w:i/>
          <w:iCs/>
        </w:rPr>
        <w:t>Data Mart</w:t>
      </w:r>
      <w:r w:rsidRPr="00D45B11">
        <w:t>.</w:t>
      </w:r>
      <w:bookmarkEnd w:id="278"/>
    </w:p>
    <w:p w14:paraId="5E23C1CF" w14:textId="77777777" w:rsidR="0033536A" w:rsidRPr="0033536A" w:rsidRDefault="0033536A" w:rsidP="0033536A"/>
    <w:p w14:paraId="1A8D4C9C" w14:textId="3DA59E1D" w:rsidR="000F6726" w:rsidRDefault="00D45B11" w:rsidP="000F6726">
      <w:pPr>
        <w:pStyle w:val="Heading3"/>
      </w:pPr>
      <w:bookmarkStart w:id="279" w:name="_Toc215557320"/>
      <w:r w:rsidRPr="00D45B11">
        <w:rPr>
          <w:b/>
          <w:bCs/>
        </w:rPr>
        <w:t>Definisi Metrik:</w:t>
      </w:r>
      <w:r w:rsidRPr="00D45B11">
        <w:t xml:space="preserve"> Definisi metrik bisnis (misal: Definisi APE, Persistency Rate, Loss Ratio) harus disepakati dan dibakukan dalam </w:t>
      </w:r>
      <w:r w:rsidRPr="00D45B11">
        <w:rPr>
          <w:i/>
          <w:iCs/>
        </w:rPr>
        <w:t>Kamus Data</w:t>
      </w:r>
      <w:r w:rsidRPr="00D45B11">
        <w:t xml:space="preserve"> sebelum dibuat laporannya.</w:t>
      </w:r>
      <w:bookmarkEnd w:id="279"/>
    </w:p>
    <w:p w14:paraId="77E4A24F" w14:textId="77777777" w:rsidR="0033536A" w:rsidRPr="0033536A" w:rsidRDefault="0033536A" w:rsidP="0033536A"/>
    <w:p w14:paraId="0E0E594C" w14:textId="21794AEE" w:rsidR="000F6726" w:rsidRDefault="00D45B11" w:rsidP="000F6726">
      <w:pPr>
        <w:pStyle w:val="Heading3"/>
      </w:pPr>
      <w:bookmarkStart w:id="280" w:name="_Toc215557321"/>
      <w:r w:rsidRPr="00D45B11">
        <w:rPr>
          <w:b/>
          <w:bCs/>
        </w:rPr>
        <w:t>Sertifikasi Laporan:</w:t>
      </w:r>
      <w:r w:rsidRPr="00D45B11">
        <w:t xml:space="preserve"> Laporan resmi perusahaan (</w:t>
      </w:r>
      <w:r w:rsidRPr="00D45B11">
        <w:rPr>
          <w:i/>
          <w:iCs/>
        </w:rPr>
        <w:t>Certified Reports</w:t>
      </w:r>
      <w:r w:rsidRPr="00D45B11">
        <w:t xml:space="preserve">) harus ditandai dan dibedakan dari laporan </w:t>
      </w:r>
      <w:r w:rsidRPr="00D45B11">
        <w:rPr>
          <w:i/>
          <w:iCs/>
        </w:rPr>
        <w:t>ad-hoc</w:t>
      </w:r>
      <w:r w:rsidRPr="00D45B11">
        <w:t xml:space="preserve"> atau draft.</w:t>
      </w:r>
      <w:bookmarkEnd w:id="280"/>
    </w:p>
    <w:p w14:paraId="5A39E423" w14:textId="77777777" w:rsidR="0033536A" w:rsidRPr="0033536A" w:rsidRDefault="0033536A" w:rsidP="0033536A"/>
    <w:p w14:paraId="3DF9780A" w14:textId="153E49FC" w:rsidR="000F6726" w:rsidRDefault="00D45B11" w:rsidP="000F6726">
      <w:pPr>
        <w:pStyle w:val="Heading3"/>
      </w:pPr>
      <w:bookmarkStart w:id="281" w:name="_Toc215557322"/>
      <w:r w:rsidRPr="00D45B11">
        <w:rPr>
          <w:b/>
          <w:bCs/>
        </w:rPr>
        <w:t>Otorisasi BI:</w:t>
      </w:r>
      <w:r w:rsidRPr="00D45B11">
        <w:t xml:space="preserve"> Akses terhadap </w:t>
      </w:r>
      <w:r w:rsidRPr="00D45B11">
        <w:rPr>
          <w:i/>
          <w:iCs/>
        </w:rPr>
        <w:t>Dashboard</w:t>
      </w:r>
      <w:r w:rsidRPr="00D45B11">
        <w:t xml:space="preserve"> BI dibatasi berdasarkan </w:t>
      </w:r>
      <w:r w:rsidRPr="00D45B11">
        <w:rPr>
          <w:i/>
          <w:iCs/>
        </w:rPr>
        <w:t>Role</w:t>
      </w:r>
      <w:r w:rsidRPr="00D45B11">
        <w:t xml:space="preserve"> dan </w:t>
      </w:r>
      <w:r w:rsidRPr="00D45B11">
        <w:rPr>
          <w:i/>
          <w:iCs/>
        </w:rPr>
        <w:t>Data Owner</w:t>
      </w:r>
      <w:r w:rsidRPr="00D45B11">
        <w:t xml:space="preserve">. (Contoh: Sales Head </w:t>
      </w:r>
      <w:r w:rsidR="0033536A">
        <w:t>Bali</w:t>
      </w:r>
      <w:r w:rsidRPr="00D45B11">
        <w:t xml:space="preserve"> hanya melihat data </w:t>
      </w:r>
      <w:r w:rsidR="0033536A">
        <w:t>Bali</w:t>
      </w:r>
      <w:r w:rsidRPr="00D45B11">
        <w:t>).</w:t>
      </w:r>
      <w:bookmarkEnd w:id="281"/>
    </w:p>
    <w:p w14:paraId="7A270E1D" w14:textId="77777777" w:rsidR="0033536A" w:rsidRPr="0033536A" w:rsidRDefault="0033536A" w:rsidP="0033536A"/>
    <w:p w14:paraId="68A0FA63" w14:textId="12F1CEAF" w:rsidR="000F6726" w:rsidRDefault="00D45B11" w:rsidP="003B4E5F">
      <w:pPr>
        <w:pStyle w:val="Heading3"/>
      </w:pPr>
      <w:bookmarkStart w:id="282" w:name="_Toc215557323"/>
      <w:r w:rsidRPr="00D45B11">
        <w:rPr>
          <w:b/>
          <w:bCs/>
        </w:rPr>
        <w:t>Dokumentasi Laporan:</w:t>
      </w:r>
      <w:r w:rsidRPr="00D45B11">
        <w:t xml:space="preserve"> Setiap laporan/dashboard yang dikembangkan wajib memiliki dokumentasi teknis (sumber data, logika kalkulasi).</w:t>
      </w:r>
      <w:bookmarkEnd w:id="282"/>
    </w:p>
    <w:p w14:paraId="3CA802FA" w14:textId="77777777" w:rsidR="0033536A" w:rsidRPr="0033536A" w:rsidRDefault="0033536A" w:rsidP="0033536A"/>
    <w:p w14:paraId="21069312" w14:textId="1E1037AB" w:rsidR="000F6726" w:rsidRDefault="00D45B11" w:rsidP="000F6726">
      <w:pPr>
        <w:pStyle w:val="Heading3"/>
      </w:pPr>
      <w:bookmarkStart w:id="283" w:name="_Toc215557324"/>
      <w:r w:rsidRPr="00D45B11">
        <w:rPr>
          <w:b/>
          <w:bCs/>
        </w:rPr>
        <w:t>Kualitas Data BI:</w:t>
      </w:r>
      <w:r w:rsidRPr="00D45B11">
        <w:t xml:space="preserve"> Data di </w:t>
      </w:r>
      <w:r w:rsidRPr="00D45B11">
        <w:rPr>
          <w:i/>
          <w:iCs/>
        </w:rPr>
        <w:t>Data Warehouse</w:t>
      </w:r>
      <w:r w:rsidRPr="00D45B11">
        <w:t xml:space="preserve"> tidak boleh diubah secara manual (</w:t>
      </w:r>
      <w:r w:rsidRPr="00D45B11">
        <w:rPr>
          <w:i/>
          <w:iCs/>
        </w:rPr>
        <w:t>data patching</w:t>
      </w:r>
      <w:r w:rsidRPr="00D45B11">
        <w:t>). Perbaikan data harus dilakukan di sistem sumber.</w:t>
      </w:r>
      <w:bookmarkEnd w:id="283"/>
      <w:r w:rsidR="00332859">
        <w:t xml:space="preserve"> </w:t>
      </w:r>
      <w:r w:rsidR="00332859" w:rsidRPr="00332859">
        <w:rPr>
          <w:b/>
          <w:bCs/>
        </w:rPr>
        <w:t>KECUALI</w:t>
      </w:r>
      <w:r w:rsidR="00332859" w:rsidRPr="00332859">
        <w:t xml:space="preserve"> dalam kondisi darurat untuk pelaporan regulator yang mendesak. Tindakan ini wajib memiliki Berita Acara Insiden, disetujui oleh Data Governance Council, dan perbaikan data permanen di sistem sumber wajib tetap dilakukan segera (</w:t>
      </w:r>
      <w:r w:rsidR="00332859" w:rsidRPr="00844AD7">
        <w:rPr>
          <w:i/>
          <w:iCs/>
        </w:rPr>
        <w:t>Backlog Remediation</w:t>
      </w:r>
      <w:r w:rsidR="00332859" w:rsidRPr="00332859">
        <w:t>).</w:t>
      </w:r>
    </w:p>
    <w:p w14:paraId="5D9F3F71" w14:textId="77777777" w:rsidR="0033536A" w:rsidRPr="0033536A" w:rsidRDefault="0033536A" w:rsidP="0033536A"/>
    <w:p w14:paraId="2C032206" w14:textId="736EEBF6" w:rsidR="003B4E5F" w:rsidRDefault="00D45B11" w:rsidP="00B46A9E">
      <w:pPr>
        <w:pStyle w:val="Heading3"/>
      </w:pPr>
      <w:bookmarkStart w:id="284" w:name="_Toc215557325"/>
      <w:r w:rsidRPr="00D45B11">
        <w:rPr>
          <w:b/>
          <w:bCs/>
        </w:rPr>
        <w:t>Historis Data:</w:t>
      </w:r>
      <w:r w:rsidRPr="00D45B11">
        <w:t xml:space="preserve"> Data Warehouse wajib menyimpan riwayat perubahan data (</w:t>
      </w:r>
      <w:r w:rsidRPr="00D45B11">
        <w:rPr>
          <w:i/>
          <w:iCs/>
        </w:rPr>
        <w:t>Historical Data/Slowly Changing Dimension</w:t>
      </w:r>
      <w:r w:rsidRPr="00D45B11">
        <w:t>) untuk keperluan analisis tren.</w:t>
      </w:r>
      <w:bookmarkEnd w:id="284"/>
    </w:p>
    <w:p w14:paraId="5B801D8D" w14:textId="77777777" w:rsidR="00042368" w:rsidRPr="00042368" w:rsidRDefault="00042368" w:rsidP="00042368"/>
    <w:p w14:paraId="2A7DD410" w14:textId="77777777" w:rsidR="00D45B11" w:rsidRDefault="00D45B11" w:rsidP="000F6726">
      <w:pPr>
        <w:pStyle w:val="Heading3"/>
      </w:pPr>
      <w:bookmarkStart w:id="285" w:name="_Toc215557326"/>
      <w:r w:rsidRPr="00D45B11">
        <w:rPr>
          <w:b/>
          <w:bCs/>
        </w:rPr>
        <w:t>Self-Service BI:</w:t>
      </w:r>
      <w:r w:rsidRPr="00D45B11">
        <w:t xml:space="preserve"> Pengguna bisnis yang melakukan </w:t>
      </w:r>
      <w:r w:rsidRPr="00D45B11">
        <w:rPr>
          <w:i/>
          <w:iCs/>
        </w:rPr>
        <w:t>Self-Service BI</w:t>
      </w:r>
      <w:r w:rsidRPr="00D45B11">
        <w:t xml:space="preserve"> wajib menggunakan dataset yang telah divalidasi oleh IT/Data Team.</w:t>
      </w:r>
      <w:bookmarkEnd w:id="285"/>
    </w:p>
    <w:p w14:paraId="5570DD16" w14:textId="77777777" w:rsidR="00042368" w:rsidRPr="00042368" w:rsidRDefault="00042368" w:rsidP="00042368"/>
    <w:p w14:paraId="383D35B7" w14:textId="77777777" w:rsidR="00D45B11" w:rsidRDefault="00D45B11" w:rsidP="000F6726">
      <w:pPr>
        <w:pStyle w:val="Heading3"/>
      </w:pPr>
      <w:bookmarkStart w:id="286" w:name="_Toc215557327"/>
      <w:r w:rsidRPr="00D45B11">
        <w:rPr>
          <w:b/>
          <w:bCs/>
        </w:rPr>
        <w:t>Performa Query:</w:t>
      </w:r>
      <w:r w:rsidRPr="00D45B11">
        <w:t xml:space="preserve"> Query laporan yang membebani kinerja server secara berlebihan akan dihentikan dan harus dioptimalkan ulang.</w:t>
      </w:r>
      <w:bookmarkEnd w:id="286"/>
    </w:p>
    <w:p w14:paraId="5F4D9DEE" w14:textId="77777777" w:rsidR="00042368" w:rsidRPr="00042368" w:rsidRDefault="00042368" w:rsidP="00042368"/>
    <w:p w14:paraId="1F428766" w14:textId="77777777" w:rsidR="00D45B11" w:rsidRPr="00D45B11" w:rsidRDefault="00D45B11" w:rsidP="000F6726">
      <w:pPr>
        <w:pStyle w:val="Heading3"/>
      </w:pPr>
      <w:bookmarkStart w:id="287" w:name="_Toc215557328"/>
      <w:r w:rsidRPr="00D45B11">
        <w:rPr>
          <w:b/>
          <w:bCs/>
        </w:rPr>
        <w:t>Kepemilikan Laporan:</w:t>
      </w:r>
      <w:r w:rsidRPr="00D45B11">
        <w:t xml:space="preserve"> Setiap laporan yang dihasilkan harus memiliki "Pemilik Laporan" yang bertanggung jawab menjelaskan isi data kepada manajemen.</w:t>
      </w:r>
      <w:bookmarkEnd w:id="287"/>
    </w:p>
    <w:p w14:paraId="56510655" w14:textId="0C24B8FA" w:rsidR="00D45B11" w:rsidRPr="00D45B11" w:rsidRDefault="00D45B11" w:rsidP="00D45B11"/>
    <w:p w14:paraId="7D6CC025" w14:textId="32185A2B" w:rsidR="00D45B11" w:rsidRPr="00D45B11" w:rsidRDefault="001A3378" w:rsidP="001A3378">
      <w:pPr>
        <w:pStyle w:val="Heading2"/>
      </w:pPr>
      <w:bookmarkStart w:id="288" w:name="_Toc215557329"/>
      <w:bookmarkStart w:id="289" w:name="_Toc215633031"/>
      <w:r>
        <w:t>Manajemen Metadata (</w:t>
      </w:r>
      <w:r w:rsidRPr="00E908E8">
        <w:rPr>
          <w:i/>
          <w:iCs/>
          <w:rPrChange w:id="290" w:author="Anthonius Kanaris E" w:date="2025-12-15T17:32:00Z" w16du:dateUtc="2025-12-15T10:32:00Z">
            <w:rPr/>
          </w:rPrChange>
        </w:rPr>
        <w:t>Metadata Management</w:t>
      </w:r>
      <w:r>
        <w:t>)</w:t>
      </w:r>
      <w:bookmarkEnd w:id="288"/>
      <w:bookmarkEnd w:id="289"/>
    </w:p>
    <w:p w14:paraId="50144067" w14:textId="77777777" w:rsidR="00D45B11" w:rsidRPr="00D45B11" w:rsidRDefault="00D45B11" w:rsidP="001A3378">
      <w:pPr>
        <w:pStyle w:val="Normal-Heading2"/>
      </w:pPr>
      <w:r w:rsidRPr="00D45B11">
        <w:t>Fokus: Pengelolaan data tentang data (kamus, definisi).</w:t>
      </w:r>
    </w:p>
    <w:p w14:paraId="68AE7B9E" w14:textId="2028E010" w:rsidR="00B46A9E" w:rsidRDefault="00D45B11" w:rsidP="00B46A9E">
      <w:pPr>
        <w:pStyle w:val="Heading3"/>
      </w:pPr>
      <w:bookmarkStart w:id="291" w:name="_Toc215557330"/>
      <w:r w:rsidRPr="00D45B11">
        <w:rPr>
          <w:b/>
          <w:bCs/>
        </w:rPr>
        <w:t>Kamus Data Bisnis:</w:t>
      </w:r>
      <w:r w:rsidRPr="00D45B11">
        <w:t xml:space="preserve"> Perusahaan wajib memiliki </w:t>
      </w:r>
      <w:r w:rsidRPr="00D45B11">
        <w:rPr>
          <w:i/>
          <w:iCs/>
        </w:rPr>
        <w:t>Kamus Data Bisnis</w:t>
      </w:r>
      <w:r w:rsidRPr="00D45B11">
        <w:t xml:space="preserve"> (Business Glossary) yang berisi definisi istilah bisnis yang disepakati bersama.</w:t>
      </w:r>
      <w:bookmarkEnd w:id="291"/>
    </w:p>
    <w:p w14:paraId="19FB5F89" w14:textId="77777777" w:rsidR="00042368" w:rsidRPr="00042368" w:rsidRDefault="00042368" w:rsidP="00042368"/>
    <w:p w14:paraId="4EBA4F34" w14:textId="0C5C6074" w:rsidR="001A3378" w:rsidRDefault="00D45B11" w:rsidP="001A3378">
      <w:pPr>
        <w:pStyle w:val="Heading3"/>
      </w:pPr>
      <w:bookmarkStart w:id="292" w:name="_Toc215557331"/>
      <w:r w:rsidRPr="00D45B11">
        <w:rPr>
          <w:b/>
          <w:bCs/>
        </w:rPr>
        <w:t>Kamus Data Teknis:</w:t>
      </w:r>
      <w:r w:rsidRPr="00D45B11">
        <w:t xml:space="preserve"> Divisi IT wajib memelihara </w:t>
      </w:r>
      <w:r w:rsidRPr="00D45B11">
        <w:rPr>
          <w:i/>
          <w:iCs/>
        </w:rPr>
        <w:t>Kamus Data Teknis</w:t>
      </w:r>
      <w:r w:rsidRPr="00D45B11">
        <w:t xml:space="preserve"> yang memetakan nama tabel/kolom database ke definisi bisnisnya.</w:t>
      </w:r>
      <w:bookmarkEnd w:id="292"/>
    </w:p>
    <w:p w14:paraId="6AE6FF02" w14:textId="77777777" w:rsidR="00042368" w:rsidRPr="00042368" w:rsidRDefault="00042368" w:rsidP="00042368"/>
    <w:p w14:paraId="5E7CC861" w14:textId="31511359" w:rsidR="003B4E5F" w:rsidRDefault="00D45B11" w:rsidP="003B4E5F">
      <w:pPr>
        <w:pStyle w:val="Heading3"/>
      </w:pPr>
      <w:bookmarkStart w:id="293" w:name="_Toc215557332"/>
      <w:r w:rsidRPr="00D45B11">
        <w:rPr>
          <w:b/>
          <w:bCs/>
        </w:rPr>
        <w:t>Metadata Operasional:</w:t>
      </w:r>
      <w:r w:rsidRPr="00D45B11">
        <w:t xml:space="preserve"> Metadata terkait proses (misal: jam terakhir ETL berjalan, jumlah baris data) harus dicatat untuk pemantauan kesehatan data.</w:t>
      </w:r>
      <w:bookmarkEnd w:id="293"/>
    </w:p>
    <w:p w14:paraId="7EECDC4C" w14:textId="77777777" w:rsidR="00042368" w:rsidRPr="00042368" w:rsidRDefault="00042368" w:rsidP="00042368"/>
    <w:p w14:paraId="1A9D4074" w14:textId="4D37035A" w:rsidR="001A3378" w:rsidRDefault="00D45B11" w:rsidP="001A3378">
      <w:pPr>
        <w:pStyle w:val="Heading3"/>
      </w:pPr>
      <w:bookmarkStart w:id="294" w:name="_Toc215557333"/>
      <w:r w:rsidRPr="00D45B11">
        <w:rPr>
          <w:b/>
          <w:bCs/>
        </w:rPr>
        <w:t>Ketersediaan Metadata:</w:t>
      </w:r>
      <w:r w:rsidRPr="00D45B11">
        <w:t xml:space="preserve"> Repositori metadata harus dapat diakses dan dicari oleh pengguna bisnis dan teknis yang berkepentingan.</w:t>
      </w:r>
      <w:bookmarkEnd w:id="294"/>
    </w:p>
    <w:p w14:paraId="7142B7E9" w14:textId="77777777" w:rsidR="00042368" w:rsidRPr="00042368" w:rsidRDefault="00042368" w:rsidP="00042368"/>
    <w:p w14:paraId="099400BF" w14:textId="5A120F88" w:rsidR="003B4E5F" w:rsidRDefault="00D45B11" w:rsidP="003B4E5F">
      <w:pPr>
        <w:pStyle w:val="Heading3"/>
      </w:pPr>
      <w:bookmarkStart w:id="295" w:name="_Toc215557334"/>
      <w:r w:rsidRPr="00D45B11">
        <w:rPr>
          <w:b/>
          <w:bCs/>
        </w:rPr>
        <w:t>Standarisasi Metadata:</w:t>
      </w:r>
      <w:r w:rsidRPr="00D45B11">
        <w:t xml:space="preserve"> Format metadata (nama, deskripsi, tipe) harus standar di seluruh unit kerja.</w:t>
      </w:r>
      <w:bookmarkEnd w:id="295"/>
    </w:p>
    <w:p w14:paraId="249D9C74" w14:textId="77777777" w:rsidR="00042368" w:rsidRPr="00042368" w:rsidRDefault="00042368" w:rsidP="00042368"/>
    <w:p w14:paraId="6E3B2718" w14:textId="77777777" w:rsidR="00D45B11" w:rsidRDefault="00D45B11" w:rsidP="001A3378">
      <w:pPr>
        <w:pStyle w:val="Heading3"/>
      </w:pPr>
      <w:bookmarkStart w:id="296" w:name="_Toc215557335"/>
      <w:r w:rsidRPr="00D45B11">
        <w:rPr>
          <w:b/>
          <w:bCs/>
        </w:rPr>
        <w:t>Pemilik Metadata:</w:t>
      </w:r>
      <w:r w:rsidRPr="00D45B11">
        <w:t xml:space="preserve"> Setiap definisi dalam Kamus Data harus memiliki </w:t>
      </w:r>
      <w:r w:rsidRPr="00D45B11">
        <w:rPr>
          <w:i/>
          <w:iCs/>
        </w:rPr>
        <w:t>Data Steward</w:t>
      </w:r>
      <w:r w:rsidRPr="00D45B11">
        <w:t xml:space="preserve"> yang bertanggung jawab memeliharanya.</w:t>
      </w:r>
      <w:bookmarkEnd w:id="296"/>
    </w:p>
    <w:p w14:paraId="157466AF" w14:textId="77777777" w:rsidR="00042368" w:rsidRPr="00042368" w:rsidRDefault="00042368" w:rsidP="00042368"/>
    <w:p w14:paraId="6E57BAA1" w14:textId="1151AE45" w:rsidR="00D45B11" w:rsidRDefault="00D45B11" w:rsidP="001A3378">
      <w:pPr>
        <w:pStyle w:val="Heading3"/>
      </w:pPr>
      <w:bookmarkStart w:id="297" w:name="_Toc215557336"/>
      <w:r w:rsidRPr="00D45B11">
        <w:rPr>
          <w:b/>
          <w:bCs/>
        </w:rPr>
        <w:t>Data Lineage:</w:t>
      </w:r>
      <w:r w:rsidRPr="00D45B11">
        <w:t xml:space="preserve"> </w:t>
      </w:r>
      <w:bookmarkEnd w:id="297"/>
      <w:r w:rsidR="00675D60" w:rsidRPr="00675D60">
        <w:t>Khusus untuk Elemen Data Kritis (Critical Data Elements), Metadata wajib mencakup informasi lengkap mengenai asal-usul data (upstream) dan penggunaan data (downstream/lineage).</w:t>
      </w:r>
    </w:p>
    <w:p w14:paraId="0F548008" w14:textId="77777777" w:rsidR="003B4E5F" w:rsidRPr="003B4E5F" w:rsidRDefault="003B4E5F" w:rsidP="003B4E5F"/>
    <w:p w14:paraId="369F9685" w14:textId="77777777" w:rsidR="00D45B11" w:rsidRDefault="00D45B11" w:rsidP="001A3378">
      <w:pPr>
        <w:pStyle w:val="Heading3"/>
      </w:pPr>
      <w:bookmarkStart w:id="298" w:name="_Toc215557337"/>
      <w:r w:rsidRPr="00D45B11">
        <w:rPr>
          <w:b/>
          <w:bCs/>
        </w:rPr>
        <w:t>Tagging Data Sensitif:</w:t>
      </w:r>
      <w:r w:rsidRPr="00D45B11">
        <w:t xml:space="preserve"> Metadata wajib mencakup label klasifikasi keamanan (misal: kolom NIK ditandai sebagai 'PII/Rahasia').</w:t>
      </w:r>
      <w:bookmarkEnd w:id="298"/>
    </w:p>
    <w:p w14:paraId="732B8CC3" w14:textId="77777777" w:rsidR="00042368" w:rsidRPr="00042368" w:rsidRDefault="00042368" w:rsidP="00042368"/>
    <w:p w14:paraId="235E32AD" w14:textId="77777777" w:rsidR="00D45B11" w:rsidRDefault="00D45B11" w:rsidP="001A3378">
      <w:pPr>
        <w:pStyle w:val="Heading3"/>
      </w:pPr>
      <w:bookmarkStart w:id="299" w:name="_Toc215557338"/>
      <w:r w:rsidRPr="00D45B11">
        <w:rPr>
          <w:b/>
          <w:bCs/>
        </w:rPr>
        <w:t>Pembaruan Berkala:</w:t>
      </w:r>
      <w:r w:rsidRPr="00D45B11">
        <w:t xml:space="preserve"> Tinjauan kelengkapan metadata dilakukan minimal setahun sekali atau setiap ada perubahan sistem besar.</w:t>
      </w:r>
      <w:bookmarkEnd w:id="299"/>
    </w:p>
    <w:p w14:paraId="56CD7E0F" w14:textId="77777777" w:rsidR="00042368" w:rsidRPr="00042368" w:rsidRDefault="00042368" w:rsidP="00042368"/>
    <w:p w14:paraId="6FCADFD3" w14:textId="77777777" w:rsidR="00D45B11" w:rsidRPr="00D45B11" w:rsidRDefault="00D45B11" w:rsidP="001A3378">
      <w:pPr>
        <w:pStyle w:val="Heading3"/>
      </w:pPr>
      <w:bookmarkStart w:id="300" w:name="_Toc215557339"/>
      <w:r w:rsidRPr="00D45B11">
        <w:rPr>
          <w:b/>
          <w:bCs/>
        </w:rPr>
        <w:t>Integrasi Tools:</w:t>
      </w:r>
      <w:r w:rsidRPr="00D45B11">
        <w:t xml:space="preserve"> Jika memungkinkan, pengelolaan metadata diintegrasikan secara otomatis dengan alat pemodelan data atau alat ETL.</w:t>
      </w:r>
      <w:bookmarkEnd w:id="300"/>
    </w:p>
    <w:p w14:paraId="54F99EB5" w14:textId="5445383B" w:rsidR="00D45B11" w:rsidRPr="00D45B11" w:rsidRDefault="00D45B11" w:rsidP="00D45B11"/>
    <w:p w14:paraId="074A65BE" w14:textId="7F6086E9" w:rsidR="00D45B11" w:rsidRPr="00D45B11" w:rsidRDefault="00C61434" w:rsidP="00C61434">
      <w:pPr>
        <w:pStyle w:val="Heading2"/>
      </w:pPr>
      <w:bookmarkStart w:id="301" w:name="_Toc215557340"/>
      <w:bookmarkStart w:id="302" w:name="_Toc215633032"/>
      <w:r>
        <w:t>Kualitas Data (Data Quality)</w:t>
      </w:r>
      <w:bookmarkEnd w:id="301"/>
      <w:bookmarkEnd w:id="302"/>
    </w:p>
    <w:p w14:paraId="4C2DD149" w14:textId="77777777" w:rsidR="00D45B11" w:rsidRPr="00D45B11" w:rsidRDefault="00D45B11" w:rsidP="00C61434">
      <w:pPr>
        <w:pStyle w:val="Normal-Heading2"/>
      </w:pPr>
      <w:r w:rsidRPr="00D45B11">
        <w:t>Fokus: Memastikan data akurat, lengkap, dan terpercaya.</w:t>
      </w:r>
    </w:p>
    <w:p w14:paraId="42AAD1BB" w14:textId="0917FCBE" w:rsidR="00C61434" w:rsidRDefault="00D45B11" w:rsidP="00C61434">
      <w:pPr>
        <w:pStyle w:val="Heading3"/>
      </w:pPr>
      <w:bookmarkStart w:id="303" w:name="_Toc215557341"/>
      <w:r w:rsidRPr="00D45B11">
        <w:rPr>
          <w:b/>
          <w:bCs/>
        </w:rPr>
        <w:t>Dimensi Kualitas:</w:t>
      </w:r>
      <w:r w:rsidRPr="00D45B11">
        <w:t xml:space="preserve"> Kualitas data diukur berdasarkan 6 dimensi utama: Akurasi, Kelengkapan, Konsistensi, Ketepatan Waktu, Keunikan, dan Validitas.</w:t>
      </w:r>
      <w:bookmarkEnd w:id="303"/>
    </w:p>
    <w:p w14:paraId="5494856C" w14:textId="77777777" w:rsidR="00B46A9E" w:rsidRPr="00B46A9E" w:rsidRDefault="00B46A9E" w:rsidP="00B46A9E"/>
    <w:p w14:paraId="3E0DB32E" w14:textId="299FE3E8" w:rsidR="00C61434" w:rsidRDefault="00D45B11" w:rsidP="00C61434">
      <w:pPr>
        <w:pStyle w:val="Heading3"/>
      </w:pPr>
      <w:bookmarkStart w:id="304" w:name="_Toc215557342"/>
      <w:r w:rsidRPr="00D45B11">
        <w:rPr>
          <w:b/>
          <w:bCs/>
        </w:rPr>
        <w:t>Profil Data (</w:t>
      </w:r>
      <w:r w:rsidRPr="00E908E8">
        <w:rPr>
          <w:b/>
          <w:bCs/>
          <w:i/>
          <w:iCs/>
          <w:rPrChange w:id="305" w:author="Anthonius Kanaris E" w:date="2025-12-15T17:32:00Z" w16du:dateUtc="2025-12-15T10:32:00Z">
            <w:rPr>
              <w:b/>
              <w:bCs/>
            </w:rPr>
          </w:rPrChange>
        </w:rPr>
        <w:t>Data Profiling</w:t>
      </w:r>
      <w:r w:rsidRPr="00D45B11">
        <w:rPr>
          <w:b/>
          <w:bCs/>
        </w:rPr>
        <w:t>):</w:t>
      </w:r>
      <w:r w:rsidRPr="00D45B11">
        <w:t xml:space="preserve"> Wajib dilakukan </w:t>
      </w:r>
      <w:r w:rsidRPr="00D45B11">
        <w:rPr>
          <w:i/>
          <w:iCs/>
        </w:rPr>
        <w:t>profiling</w:t>
      </w:r>
      <w:r w:rsidRPr="00D45B11">
        <w:t xml:space="preserve"> data secara berkala untuk mendeteksi anomali (misal: kolom 'Usia' berisi angka negatif).</w:t>
      </w:r>
      <w:bookmarkEnd w:id="304"/>
    </w:p>
    <w:p w14:paraId="432100B5" w14:textId="77777777" w:rsidR="00042368" w:rsidRPr="00042368" w:rsidRDefault="00042368" w:rsidP="00042368"/>
    <w:p w14:paraId="3F64052B" w14:textId="586E431D" w:rsidR="00C61434" w:rsidRDefault="00D45B11" w:rsidP="00C61434">
      <w:pPr>
        <w:pStyle w:val="Heading3"/>
      </w:pPr>
      <w:bookmarkStart w:id="306" w:name="_Toc215557343"/>
      <w:r w:rsidRPr="00D45B11">
        <w:rPr>
          <w:b/>
          <w:bCs/>
        </w:rPr>
        <w:t>Pencegahan di Sumber:</w:t>
      </w:r>
      <w:r w:rsidRPr="00D45B11">
        <w:t xml:space="preserve"> Validasi data harus diterapkan di aplikasi hulu (Front-End) untuk mencegah masuknya data sampah (</w:t>
      </w:r>
      <w:r w:rsidRPr="00D45B11">
        <w:rPr>
          <w:i/>
          <w:iCs/>
        </w:rPr>
        <w:t>garbage in</w:t>
      </w:r>
      <w:r w:rsidRPr="00D45B11">
        <w:t>).</w:t>
      </w:r>
      <w:bookmarkEnd w:id="306"/>
    </w:p>
    <w:p w14:paraId="2049CEB7" w14:textId="77777777" w:rsidR="00042368" w:rsidRPr="00042368" w:rsidRDefault="00042368" w:rsidP="00042368"/>
    <w:p w14:paraId="35E0BF3B" w14:textId="6F469045" w:rsidR="003B4E5F" w:rsidRDefault="00D45B11" w:rsidP="003B4E5F">
      <w:pPr>
        <w:pStyle w:val="Heading3"/>
      </w:pPr>
      <w:bookmarkStart w:id="307" w:name="_Toc215557344"/>
      <w:r w:rsidRPr="00D45B11">
        <w:rPr>
          <w:b/>
          <w:bCs/>
        </w:rPr>
        <w:t>Pembersihan Data (</w:t>
      </w:r>
      <w:r w:rsidRPr="00E908E8">
        <w:rPr>
          <w:b/>
          <w:bCs/>
          <w:i/>
          <w:iCs/>
          <w:rPrChange w:id="308" w:author="Anthonius Kanaris E" w:date="2025-12-15T17:32:00Z" w16du:dateUtc="2025-12-15T10:32:00Z">
            <w:rPr>
              <w:b/>
              <w:bCs/>
            </w:rPr>
          </w:rPrChange>
        </w:rPr>
        <w:t>Cleansing</w:t>
      </w:r>
      <w:r w:rsidRPr="00D45B11">
        <w:rPr>
          <w:b/>
          <w:bCs/>
        </w:rPr>
        <w:t>):</w:t>
      </w:r>
      <w:r w:rsidRPr="00D45B11">
        <w:t xml:space="preserve"> Program pembersihan data (terutama data kontak nasabah: Email, No HP) wajib dilakukan minimal 6 bulan sekali.</w:t>
      </w:r>
      <w:bookmarkEnd w:id="307"/>
    </w:p>
    <w:p w14:paraId="542246FB" w14:textId="77777777" w:rsidR="00042368" w:rsidRPr="00042368" w:rsidRDefault="00042368" w:rsidP="00042368"/>
    <w:p w14:paraId="47AB9B57" w14:textId="4D40A9B6" w:rsidR="00C61434" w:rsidRDefault="00D45B11" w:rsidP="00C61434">
      <w:pPr>
        <w:pStyle w:val="Heading3"/>
      </w:pPr>
      <w:bookmarkStart w:id="309" w:name="_Toc215557345"/>
      <w:r w:rsidRPr="00D45B11">
        <w:rPr>
          <w:b/>
          <w:bCs/>
        </w:rPr>
        <w:t>Pelaporan Isu Data:</w:t>
      </w:r>
      <w:r w:rsidRPr="00D45B11">
        <w:t xml:space="preserve"> Setiap karyawan berhak dan wajib melaporkan temuan data yang tidak akurat kepada </w:t>
      </w:r>
      <w:r w:rsidRPr="00D45B11">
        <w:rPr>
          <w:i/>
          <w:iCs/>
        </w:rPr>
        <w:t>Data Steward</w:t>
      </w:r>
      <w:r w:rsidRPr="00D45B11">
        <w:t xml:space="preserve"> terkait.</w:t>
      </w:r>
      <w:bookmarkEnd w:id="309"/>
    </w:p>
    <w:p w14:paraId="29547952" w14:textId="77777777" w:rsidR="00042368" w:rsidRPr="00042368" w:rsidRDefault="00042368" w:rsidP="00042368"/>
    <w:p w14:paraId="36C7BFD8" w14:textId="064C258B" w:rsidR="003B4E5F" w:rsidRDefault="00D45B11" w:rsidP="00B46A9E">
      <w:pPr>
        <w:pStyle w:val="Heading3"/>
      </w:pPr>
      <w:bookmarkStart w:id="310" w:name="_Toc215557346"/>
      <w:r w:rsidRPr="00D45B11">
        <w:rPr>
          <w:b/>
          <w:bCs/>
        </w:rPr>
        <w:t>Perbaikan Data:</w:t>
      </w:r>
      <w:r w:rsidRPr="00D45B11">
        <w:t xml:space="preserve"> </w:t>
      </w:r>
      <w:r w:rsidR="00B73863" w:rsidRPr="00B73863">
        <w:t xml:space="preserve">Koreksi data masal sedapat mungkin dilakukan melalui fitur aplikasi (front-end). </w:t>
      </w:r>
      <w:r w:rsidR="00D07165" w:rsidRPr="00D07165">
        <w:t xml:space="preserve">Jika terpaksa melalui backend (IT), wajib dilakukan di lingkungan terisolasi, diuji terlebih dahulu, dan script dijalankan dengan </w:t>
      </w:r>
      <w:r w:rsidR="00D07165" w:rsidRPr="00D07165">
        <w:rPr>
          <w:b/>
          <w:bCs/>
        </w:rPr>
        <w:t>pengawasan ganda (</w:t>
      </w:r>
      <w:r w:rsidR="00D07165" w:rsidRPr="00E908E8">
        <w:rPr>
          <w:b/>
          <w:bCs/>
          <w:i/>
          <w:iCs/>
          <w:rPrChange w:id="311" w:author="Anthonius Kanaris E" w:date="2025-12-15T17:32:00Z" w16du:dateUtc="2025-12-15T10:32:00Z">
            <w:rPr>
              <w:b/>
              <w:bCs/>
            </w:rPr>
          </w:rPrChange>
        </w:rPr>
        <w:t>four-eyes principle</w:t>
      </w:r>
      <w:r w:rsidR="00D07165" w:rsidRPr="00D07165">
        <w:rPr>
          <w:b/>
          <w:bCs/>
        </w:rPr>
        <w:t>) oleh Personil Teknis Independen (</w:t>
      </w:r>
      <w:r w:rsidR="00D07165" w:rsidRPr="00E908E8">
        <w:rPr>
          <w:b/>
          <w:bCs/>
          <w:i/>
          <w:iCs/>
          <w:rPrChange w:id="312" w:author="Anthonius Kanaris E" w:date="2025-12-15T17:32:00Z" w16du:dateUtc="2025-12-15T10:32:00Z">
            <w:rPr>
              <w:b/>
              <w:bCs/>
            </w:rPr>
          </w:rPrChange>
        </w:rPr>
        <w:t>Peer Review</w:t>
      </w:r>
      <w:r w:rsidR="00D07165" w:rsidRPr="00D07165">
        <w:rPr>
          <w:b/>
          <w:bCs/>
        </w:rPr>
        <w:t>)</w:t>
      </w:r>
      <w:r w:rsidR="00D07165" w:rsidRPr="00D07165">
        <w:t xml:space="preserve"> atas persetujuan tertulis dari Data Owner</w:t>
      </w:r>
      <w:r w:rsidRPr="00D45B11">
        <w:t xml:space="preserve"> </w:t>
      </w:r>
      <w:r w:rsidR="00B73863">
        <w:t>serta</w:t>
      </w:r>
      <w:r w:rsidRPr="00D45B11">
        <w:t xml:space="preserve"> harus </w:t>
      </w:r>
      <w:r w:rsidR="00B73863">
        <w:t>dibuatkan</w:t>
      </w:r>
      <w:r w:rsidRPr="00D45B11">
        <w:t xml:space="preserve"> audit trail</w:t>
      </w:r>
      <w:r w:rsidR="00B73863">
        <w:t xml:space="preserve"> bahwa perubahan dilakukan karena koreksi</w:t>
      </w:r>
      <w:r w:rsidRPr="00D45B11">
        <w:t>.</w:t>
      </w:r>
      <w:bookmarkEnd w:id="310"/>
    </w:p>
    <w:p w14:paraId="76E86EA5" w14:textId="77777777" w:rsidR="00042368" w:rsidRPr="00042368" w:rsidRDefault="00042368" w:rsidP="00042368"/>
    <w:p w14:paraId="36159E50" w14:textId="769C79D8" w:rsidR="00D45B11" w:rsidRDefault="00D45B11" w:rsidP="00C61434">
      <w:pPr>
        <w:pStyle w:val="Heading3"/>
      </w:pPr>
      <w:bookmarkStart w:id="313" w:name="_Toc215557347"/>
      <w:r w:rsidRPr="00D45B11">
        <w:rPr>
          <w:b/>
          <w:bCs/>
        </w:rPr>
        <w:t>Target Kualitas:</w:t>
      </w:r>
      <w:r w:rsidRPr="00D45B11">
        <w:t xml:space="preserve"> </w:t>
      </w:r>
      <w:r w:rsidRPr="00D45B11">
        <w:rPr>
          <w:i/>
          <w:iCs/>
        </w:rPr>
        <w:t>Data Governance Council</w:t>
      </w:r>
      <w:r w:rsidRPr="00D45B11">
        <w:t xml:space="preserve"> menetapkan target kualitas data</w:t>
      </w:r>
      <w:r w:rsidR="00233FD3">
        <w:t xml:space="preserve"> secara bekala minimal 1 tahun sekali berdasarkan prioritas bisnis</w:t>
      </w:r>
      <w:r w:rsidRPr="00D45B11">
        <w:t xml:space="preserve"> (misal: Kelengkapan data NIK nasaba</w:t>
      </w:r>
      <w:r w:rsidR="00233FD3">
        <w:t>h</w:t>
      </w:r>
      <w:r w:rsidRPr="00D45B11">
        <w:t>).</w:t>
      </w:r>
      <w:bookmarkEnd w:id="313"/>
    </w:p>
    <w:p w14:paraId="1FF095AB" w14:textId="77777777" w:rsidR="00042368" w:rsidRPr="00042368" w:rsidRDefault="00042368" w:rsidP="00042368"/>
    <w:p w14:paraId="76672AC4" w14:textId="77777777" w:rsidR="00D45B11" w:rsidRDefault="00D45B11" w:rsidP="00C61434">
      <w:pPr>
        <w:pStyle w:val="Heading3"/>
      </w:pPr>
      <w:bookmarkStart w:id="314" w:name="_Toc215557348"/>
      <w:r w:rsidRPr="00D45B11">
        <w:rPr>
          <w:b/>
          <w:bCs/>
        </w:rPr>
        <w:t>Sertifikasi Kualitas:</w:t>
      </w:r>
      <w:r w:rsidRPr="00D45B11">
        <w:t xml:space="preserve"> Data yang masuk ke Laporan Regulator (OJK) wajib melewati pengecekan kualitas data sebelum dikirim.</w:t>
      </w:r>
      <w:bookmarkEnd w:id="314"/>
    </w:p>
    <w:p w14:paraId="2FD757CC" w14:textId="77777777" w:rsidR="00042368" w:rsidRPr="00042368" w:rsidRDefault="00042368" w:rsidP="00042368"/>
    <w:p w14:paraId="6EE09AE2" w14:textId="77777777" w:rsidR="00D45B11" w:rsidRDefault="00D45B11" w:rsidP="00C61434">
      <w:pPr>
        <w:pStyle w:val="Heading3"/>
      </w:pPr>
      <w:bookmarkStart w:id="315" w:name="_Toc215557349"/>
      <w:r w:rsidRPr="00D45B11">
        <w:rPr>
          <w:b/>
          <w:bCs/>
        </w:rPr>
        <w:t>Root Cause Analysis:</w:t>
      </w:r>
      <w:r w:rsidRPr="00D45B11">
        <w:t xml:space="preserve"> Setiap insiden kualitas data yang berulang wajib dianalisis akar masalahnya, bukan sekadar diperbaiki datanya.</w:t>
      </w:r>
      <w:bookmarkEnd w:id="315"/>
    </w:p>
    <w:p w14:paraId="5356CAC5" w14:textId="77777777" w:rsidR="00042368" w:rsidRPr="00042368" w:rsidRDefault="00042368" w:rsidP="00042368"/>
    <w:p w14:paraId="39A2CFB5" w14:textId="77777777" w:rsidR="00D45B11" w:rsidRPr="00D45B11" w:rsidRDefault="00D45B11" w:rsidP="00C61434">
      <w:pPr>
        <w:pStyle w:val="Heading3"/>
      </w:pPr>
      <w:bookmarkStart w:id="316" w:name="_Toc215557350"/>
      <w:r w:rsidRPr="00D45B11">
        <w:rPr>
          <w:b/>
          <w:bCs/>
        </w:rPr>
        <w:t>Dashboard Kualitas Data:</w:t>
      </w:r>
      <w:r w:rsidRPr="00D45B11">
        <w:t xml:space="preserve"> Perusahaan akan membangun dashboard pemantauan kualitas data untuk memvisualisasikan tingkat kesehatan data perusahaan.</w:t>
      </w:r>
      <w:bookmarkEnd w:id="316"/>
    </w:p>
    <w:p w14:paraId="17EBA612" w14:textId="77777777" w:rsidR="00A01C91" w:rsidRDefault="00A01C91" w:rsidP="00A01C91">
      <w:pPr>
        <w:ind w:left="0"/>
      </w:pPr>
    </w:p>
    <w:p w14:paraId="72153064" w14:textId="60E582C8" w:rsidR="00C83170" w:rsidRDefault="00C83170" w:rsidP="00C83170">
      <w:pPr>
        <w:pStyle w:val="Heading2"/>
      </w:pPr>
      <w:bookmarkStart w:id="317" w:name="_Toc215633033"/>
      <w:r>
        <w:t>Kebijakan Pelindungan Data Pribadi (Kepatuhan terhadap UU PDP).</w:t>
      </w:r>
      <w:bookmarkEnd w:id="317"/>
    </w:p>
    <w:p w14:paraId="3849FCEC" w14:textId="6960523F" w:rsidR="00C83170" w:rsidRDefault="00C83170" w:rsidP="00C83170">
      <w:pPr>
        <w:pStyle w:val="Normal-Heading2"/>
      </w:pPr>
      <w:r>
        <w:t>Fokus: Penerapan standar kepatuhan terhadap UU No.27 Tahun 2022.</w:t>
      </w:r>
    </w:p>
    <w:p w14:paraId="067198C6" w14:textId="47D7CF87" w:rsidR="00C83170" w:rsidRPr="00C83170" w:rsidRDefault="00C83170" w:rsidP="00C83170">
      <w:pPr>
        <w:pStyle w:val="Heading3"/>
      </w:pPr>
      <w:r w:rsidRPr="00C83170">
        <w:rPr>
          <w:b/>
          <w:bCs/>
        </w:rPr>
        <w:t>Klasifikasi Data Pribadi:</w:t>
      </w:r>
      <w:r w:rsidRPr="00C83170">
        <w:t xml:space="preserve"> Perusahaan menerapkan kontrol keamanan yang dibedakan antara:</w:t>
      </w:r>
    </w:p>
    <w:p w14:paraId="4EFE9C6D" w14:textId="77777777" w:rsidR="00C83170" w:rsidRPr="00C83170" w:rsidRDefault="00C83170" w:rsidP="00C83170">
      <w:pPr>
        <w:pStyle w:val="PointBawahnyapointheading2"/>
      </w:pPr>
      <w:r w:rsidRPr="00C83170">
        <w:rPr>
          <w:b/>
          <w:bCs/>
        </w:rPr>
        <w:t>Data Pribadi Umum:</w:t>
      </w:r>
      <w:r w:rsidRPr="00C83170">
        <w:t xml:space="preserve"> (Contoh: Nama lengkap, jenis kelamin, kewarganegaraan).</w:t>
      </w:r>
    </w:p>
    <w:p w14:paraId="18C3D9CA" w14:textId="77777777" w:rsidR="00C83170" w:rsidRDefault="00C83170" w:rsidP="00C83170">
      <w:pPr>
        <w:pStyle w:val="PointBawahnyapointheading2"/>
      </w:pPr>
      <w:r w:rsidRPr="00C83170">
        <w:rPr>
          <w:b/>
          <w:bCs/>
        </w:rPr>
        <w:t>Data Pribadi Spesifik:</w:t>
      </w:r>
      <w:r w:rsidRPr="00C83170">
        <w:t xml:space="preserve"> (Contoh: Data kesehatan, data keuangan pribadi, data biometrik) yang memerlukan enkripsi dan kontrol akses ketat.</w:t>
      </w:r>
    </w:p>
    <w:p w14:paraId="73AD93F8" w14:textId="77777777" w:rsidR="00042368" w:rsidRPr="00C83170" w:rsidRDefault="00042368" w:rsidP="00042368">
      <w:pPr>
        <w:pStyle w:val="Point-Normal"/>
        <w:numPr>
          <w:ilvl w:val="0"/>
          <w:numId w:val="0"/>
        </w:numPr>
        <w:ind w:left="1080" w:hanging="360"/>
      </w:pPr>
    </w:p>
    <w:p w14:paraId="57B4D703" w14:textId="505337AB" w:rsidR="00C83170" w:rsidRDefault="00C83170" w:rsidP="00C83170">
      <w:pPr>
        <w:pStyle w:val="Heading3"/>
      </w:pPr>
      <w:r w:rsidRPr="00C83170">
        <w:rPr>
          <w:b/>
          <w:bCs/>
        </w:rPr>
        <w:t>Dasar Pemrosesan Data:</w:t>
      </w:r>
      <w:r w:rsidRPr="00C83170">
        <w:t xml:space="preserve"> Setiap pemrosesan data pribadi wajib memiliki dasar hukum yang sah, meliputi: Persetujuan (</w:t>
      </w:r>
      <w:r w:rsidRPr="00C83170">
        <w:rPr>
          <w:i/>
          <w:iCs/>
        </w:rPr>
        <w:t>Consent</w:t>
      </w:r>
      <w:r w:rsidRPr="00C83170">
        <w:t>) yang eksplisit, Pemenuhan kewajiban perjanjian/kontrak, Pemenuhan kewajiban hukum, atau Kepentingan sah lainnya (</w:t>
      </w:r>
      <w:r w:rsidRPr="00C83170">
        <w:rPr>
          <w:i/>
          <w:iCs/>
        </w:rPr>
        <w:t>Legitimate Interest</w:t>
      </w:r>
      <w:r w:rsidRPr="00C83170">
        <w:t>).</w:t>
      </w:r>
    </w:p>
    <w:p w14:paraId="46A3CEA5" w14:textId="77777777" w:rsidR="00042368" w:rsidRPr="00042368" w:rsidRDefault="00042368" w:rsidP="00042368"/>
    <w:p w14:paraId="4F206E37" w14:textId="30A7B075" w:rsidR="00C83170" w:rsidRPr="00C83170" w:rsidRDefault="00C83170" w:rsidP="00C83170">
      <w:pPr>
        <w:pStyle w:val="Heading3"/>
      </w:pPr>
      <w:r w:rsidRPr="00C83170">
        <w:rPr>
          <w:b/>
          <w:bCs/>
        </w:rPr>
        <w:t>Pemenuhan Hak Subjek Data:</w:t>
      </w:r>
      <w:r w:rsidRPr="00C83170">
        <w:t xml:space="preserve"> Perusahaan wajib menyediakan mekanisme teknis dan operasional bagi Subjek Data (Nasabah/Karyawan) untuk mengajukan haknya, yang meliputi:</w:t>
      </w:r>
    </w:p>
    <w:p w14:paraId="6F326EC8" w14:textId="77777777" w:rsidR="001027DF" w:rsidRDefault="00C83170" w:rsidP="00C83170">
      <w:pPr>
        <w:pStyle w:val="PointBawahnyapointheading2"/>
      </w:pPr>
      <w:r w:rsidRPr="00C83170">
        <w:t>Hak untuk mendapatkan informasi tentang kejelasan identitas, dasar kepentingan hukum, tujuan permintaan dan penggunaan data pribadi</w:t>
      </w:r>
      <w:r w:rsidR="001027DF">
        <w:t xml:space="preserve">. </w:t>
      </w:r>
    </w:p>
    <w:p w14:paraId="39B20305" w14:textId="622FE099" w:rsidR="00C83170" w:rsidRPr="00C83170" w:rsidRDefault="00C83170" w:rsidP="00481FC1">
      <w:pPr>
        <w:pStyle w:val="PointBawahnyapointheading2"/>
      </w:pPr>
      <w:r w:rsidRPr="00C83170">
        <w:t>Hak untuk melengkapi, memperbarui, dan/atau memperbaiki kesalahan dan/atau ketidakakuratan data pribadi</w:t>
      </w:r>
      <w:r w:rsidR="001027DF">
        <w:t>.</w:t>
      </w:r>
    </w:p>
    <w:p w14:paraId="7D2A9BBF" w14:textId="03D62EFB" w:rsidR="00C83170" w:rsidRPr="00C83170" w:rsidRDefault="00C83170" w:rsidP="00481FC1">
      <w:pPr>
        <w:pStyle w:val="PointBawahnyapointheading2"/>
      </w:pPr>
      <w:r w:rsidRPr="00C83170">
        <w:t>Hak untuk mengakses dan memperoleh salinan data pribadi</w:t>
      </w:r>
    </w:p>
    <w:p w14:paraId="66A5F2C8" w14:textId="06B3990B" w:rsidR="00C83170" w:rsidRPr="00C83170" w:rsidRDefault="00C83170" w:rsidP="00481FC1">
      <w:pPr>
        <w:pStyle w:val="PointBawahnyapointheading2"/>
      </w:pPr>
      <w:r w:rsidRPr="00C83170">
        <w:t>Hak untuk mengakhiri pemrosesan, menghapus, dan/atau memusnahkan data pribadi</w:t>
      </w:r>
      <w:r w:rsidR="001027DF">
        <w:t>.</w:t>
      </w:r>
    </w:p>
    <w:p w14:paraId="075FE15D" w14:textId="569489E1" w:rsidR="00C83170" w:rsidRDefault="00C83170" w:rsidP="00481FC1">
      <w:pPr>
        <w:pStyle w:val="PointBawahnyapointheading2"/>
      </w:pPr>
      <w:r w:rsidRPr="00C83170">
        <w:t>Hak untuk menarik kembali persetujuan pemrosesan data pribadi</w:t>
      </w:r>
      <w:r w:rsidR="001027DF">
        <w:t>.</w:t>
      </w:r>
    </w:p>
    <w:p w14:paraId="4FB4A36A" w14:textId="490B627D" w:rsidR="00916788" w:rsidRDefault="00916788" w:rsidP="00481FC1">
      <w:pPr>
        <w:pStyle w:val="PointBawahnyapointheading2"/>
      </w:pPr>
      <w:r w:rsidRPr="00916788">
        <w:t xml:space="preserve">Hak untuk mendapatkan dan/atau mengirimkan Data Pribadi miliknya kepada Pengendali Data Pribadi lainnya dalam struktur dan/atau </w:t>
      </w:r>
      <w:r w:rsidR="004C1A0E" w:rsidRPr="004C1A0E">
        <w:t>format elektronik yang umum digunakan (seperti CSV atau JSON)</w:t>
      </w:r>
      <w:r w:rsidRPr="00916788">
        <w:t>.</w:t>
      </w:r>
    </w:p>
    <w:p w14:paraId="1D8C0758" w14:textId="77777777" w:rsidR="00847E3C" w:rsidRDefault="00847E3C" w:rsidP="00AD2284">
      <w:pPr>
        <w:pStyle w:val="Normal-Heading3"/>
      </w:pPr>
    </w:p>
    <w:p w14:paraId="58A7A191" w14:textId="67C8CDCC" w:rsidR="001027DF" w:rsidRDefault="001027DF" w:rsidP="00AD2284">
      <w:pPr>
        <w:pStyle w:val="Normal-Heading3"/>
      </w:pPr>
      <w:commentRangeStart w:id="318"/>
      <w:r>
        <w:t>Perusahaan wajib memberikan tanggapan atas permintaan (diterima/ ditolak) maksimal 3</w:t>
      </w:r>
      <w:r w:rsidR="005E1EE7">
        <w:t xml:space="preserve"> hari kerja</w:t>
      </w:r>
      <w:r>
        <w:t>. Jika diterima, penyelesaian teknis dilakukan maksimal 14 hari kerja.</w:t>
      </w:r>
      <w:r w:rsidR="00353BB5">
        <w:t xml:space="preserve"> </w:t>
      </w:r>
      <w:r w:rsidR="00781FC7">
        <w:t xml:space="preserve"> </w:t>
      </w:r>
      <w:r w:rsidR="00781FC7" w:rsidRPr="00781FC7">
        <w:t xml:space="preserve">Untuk permintaan </w:t>
      </w:r>
      <w:r w:rsidR="00781FC7" w:rsidRPr="00781FC7">
        <w:rPr>
          <w:b/>
          <w:bCs/>
        </w:rPr>
        <w:t>Penarikan Persetujuan Pemasaran (</w:t>
      </w:r>
      <w:r w:rsidR="00781FC7" w:rsidRPr="00781FC7">
        <w:rPr>
          <w:b/>
          <w:bCs/>
          <w:i/>
          <w:iCs/>
        </w:rPr>
        <w:t>Marketing Opt-Out</w:t>
      </w:r>
      <w:r w:rsidR="00781FC7" w:rsidRPr="00781FC7">
        <w:rPr>
          <w:b/>
          <w:bCs/>
        </w:rPr>
        <w:t>)</w:t>
      </w:r>
      <w:r w:rsidR="00781FC7" w:rsidRPr="00781FC7">
        <w:t xml:space="preserve">, penghentian aktivitas pemasaran (telepon/email/SMS) wajib dieksekusi efektif selambat-lambatnya </w:t>
      </w:r>
      <w:r w:rsidR="00781FC7">
        <w:rPr>
          <w:b/>
          <w:bCs/>
        </w:rPr>
        <w:t>3</w:t>
      </w:r>
      <w:r w:rsidR="00781FC7" w:rsidRPr="00781FC7">
        <w:rPr>
          <w:b/>
          <w:bCs/>
        </w:rPr>
        <w:t xml:space="preserve"> (</w:t>
      </w:r>
      <w:r w:rsidR="00781FC7">
        <w:rPr>
          <w:b/>
          <w:bCs/>
        </w:rPr>
        <w:t>tiga</w:t>
      </w:r>
      <w:r w:rsidR="00781FC7" w:rsidRPr="00781FC7">
        <w:rPr>
          <w:b/>
          <w:bCs/>
        </w:rPr>
        <w:t>) hari kerja</w:t>
      </w:r>
      <w:r w:rsidR="00781FC7" w:rsidRPr="00781FC7">
        <w:t xml:space="preserve"> setelah permintaan valid diterima, meskipun proses pemutakhiran data secara permanen di seluruh sistem basis data (</w:t>
      </w:r>
      <w:r w:rsidR="00781FC7" w:rsidRPr="00781FC7">
        <w:rPr>
          <w:i/>
          <w:iCs/>
        </w:rPr>
        <w:t>database synchronization</w:t>
      </w:r>
      <w:r w:rsidR="00781FC7" w:rsidRPr="00781FC7">
        <w:t>) masih berjalan mengikuti SLA standar 14 hari kerja.</w:t>
      </w:r>
      <w:commentRangeEnd w:id="318"/>
      <w:r w:rsidR="00E908E8">
        <w:rPr>
          <w:rStyle w:val="CommentReference"/>
        </w:rPr>
        <w:commentReference w:id="318"/>
      </w:r>
    </w:p>
    <w:p w14:paraId="03FD7399" w14:textId="77777777" w:rsidR="00781FC7" w:rsidRDefault="00781FC7" w:rsidP="00AD2284">
      <w:pPr>
        <w:pStyle w:val="Normal-Heading3"/>
      </w:pPr>
    </w:p>
    <w:p w14:paraId="56E7727B" w14:textId="4657F331" w:rsidR="001027DF" w:rsidRDefault="001027DF" w:rsidP="00AD2284">
      <w:pPr>
        <w:pStyle w:val="Normal-Heading3"/>
      </w:pPr>
      <w:r>
        <w:t>Proses validasi wajib dilakukan untuk memastikan bahwa data yang dimintakan untuk diproses sama dengan identitas pemohon.</w:t>
      </w:r>
    </w:p>
    <w:p w14:paraId="513019EC" w14:textId="77777777" w:rsidR="00155D38" w:rsidRPr="00C83170" w:rsidRDefault="00155D38" w:rsidP="00AD2284">
      <w:pPr>
        <w:pStyle w:val="Normal-Heading3"/>
      </w:pPr>
    </w:p>
    <w:p w14:paraId="25239CFA" w14:textId="20FE9054" w:rsidR="003506ED" w:rsidRDefault="003506ED" w:rsidP="00C83170">
      <w:pPr>
        <w:pStyle w:val="Heading3"/>
      </w:pPr>
      <w:r>
        <w:rPr>
          <w:b/>
          <w:bCs/>
        </w:rPr>
        <w:t>Kebijakan</w:t>
      </w:r>
      <w:r w:rsidRPr="00C83170">
        <w:rPr>
          <w:b/>
          <w:bCs/>
        </w:rPr>
        <w:t xml:space="preserve"> </w:t>
      </w:r>
      <w:r>
        <w:rPr>
          <w:b/>
          <w:bCs/>
        </w:rPr>
        <w:t xml:space="preserve">Penghapusan </w:t>
      </w:r>
      <w:r w:rsidRPr="00C83170">
        <w:rPr>
          <w:b/>
          <w:bCs/>
        </w:rPr>
        <w:t>Hak Subjek Data:</w:t>
      </w:r>
      <w:r w:rsidRPr="00C83170">
        <w:t xml:space="preserve"> </w:t>
      </w:r>
      <w:r>
        <w:t>Penerapan untuk penghapusan data diatur sebagai berikut:</w:t>
      </w:r>
    </w:p>
    <w:p w14:paraId="11A071E2" w14:textId="7EB6D5A3" w:rsidR="003506ED" w:rsidRDefault="003506ED" w:rsidP="003506ED">
      <w:pPr>
        <w:pStyle w:val="PointBawahnyapointheading2"/>
        <w:rPr>
          <w:rFonts w:ascii="Times New Roman" w:hAnsi="Times New Roman"/>
        </w:rPr>
      </w:pPr>
      <w:r>
        <w:rPr>
          <w:b/>
          <w:bCs/>
        </w:rPr>
        <w:t>Penghapusan Total:</w:t>
      </w:r>
      <w:r>
        <w:t xml:space="preserve"> Hanya dapat dilakukan terhadap data yang tidak lagi diperlukan untuk tujuan pembuktian hukum, audit, atau kewajiban regulasi (misalnya: data preferensi pemasaran, </w:t>
      </w:r>
      <w:r>
        <w:rPr>
          <w:i/>
          <w:iCs/>
        </w:rPr>
        <w:t>cookies</w:t>
      </w:r>
      <w:r>
        <w:t>, atau data prospek yang tidak pernah menjadi nasabah).</w:t>
      </w:r>
    </w:p>
    <w:p w14:paraId="6A219485" w14:textId="77777777" w:rsidR="00C44D96" w:rsidRPr="00C44D96" w:rsidRDefault="003506ED" w:rsidP="00C44D96">
      <w:pPr>
        <w:pStyle w:val="PointBawahnyapointheading2"/>
      </w:pPr>
      <w:r>
        <w:rPr>
          <w:b/>
          <w:bCs/>
        </w:rPr>
        <w:t>Retensi Wajib (Arsip Pasif):</w:t>
      </w:r>
      <w:r>
        <w:t xml:space="preserve"> </w:t>
      </w:r>
      <w:r w:rsidR="00C44D96" w:rsidRPr="00C44D96">
        <w:t xml:space="preserve">Apabila data yang dimintakan hapus (termasuk Identitas, Alamat, dan Riwayat Transaksi) masih berada dalam masa retensi sesuai peraturan perundang-undangan (OJK/Perpajakan/UU Pencucian Uang), maka permintaan penghapusan </w:t>
      </w:r>
      <w:r w:rsidR="00C44D96" w:rsidRPr="00C44D96">
        <w:rPr>
          <w:b/>
          <w:bCs/>
        </w:rPr>
        <w:t>akan ditolak secara teknis</w:t>
      </w:r>
      <w:r w:rsidR="00C44D96" w:rsidRPr="00C44D96">
        <w:t xml:space="preserve">, namun data tersebut akan dialihkan statusnya menjadi </w:t>
      </w:r>
      <w:r w:rsidR="00C44D96" w:rsidRPr="00C44D96">
        <w:rPr>
          <w:b/>
          <w:bCs/>
        </w:rPr>
        <w:t>'Data Dibatasi' (</w:t>
      </w:r>
      <w:r w:rsidR="00C44D96" w:rsidRPr="00C44D96">
        <w:rPr>
          <w:b/>
          <w:bCs/>
          <w:i/>
          <w:iCs/>
        </w:rPr>
        <w:t>Restricted Data</w:t>
      </w:r>
      <w:r w:rsidR="00C44D96" w:rsidRPr="00C44D96">
        <w:rPr>
          <w:b/>
          <w:bCs/>
        </w:rPr>
        <w:t>)</w:t>
      </w:r>
      <w:r w:rsidR="00C44D96" w:rsidRPr="00C44D96">
        <w:t>.</w:t>
      </w:r>
    </w:p>
    <w:p w14:paraId="566823A1" w14:textId="77777777" w:rsidR="00C44D96" w:rsidRDefault="00C44D96" w:rsidP="00C44D96">
      <w:pPr>
        <w:pStyle w:val="PointBawahnyapointheading2"/>
        <w:numPr>
          <w:ilvl w:val="0"/>
          <w:numId w:val="0"/>
        </w:numPr>
        <w:ind w:left="2517"/>
      </w:pPr>
    </w:p>
    <w:p w14:paraId="254B9779" w14:textId="4DEB494E" w:rsidR="00C44D96" w:rsidRPr="00C44D96" w:rsidRDefault="00C44D96" w:rsidP="00C44D96">
      <w:pPr>
        <w:pStyle w:val="Normalpointbawahpoint"/>
      </w:pPr>
      <w:r w:rsidRPr="00C44D96">
        <w:t>Mekanisme Teknis:</w:t>
      </w:r>
    </w:p>
    <w:p w14:paraId="5FFEB8AC" w14:textId="7E2CB535" w:rsidR="00C44D96" w:rsidRPr="00C44D96" w:rsidRDefault="00C44D96" w:rsidP="00C44D96">
      <w:pPr>
        <w:pStyle w:val="Pointpointpointpointheading2"/>
      </w:pPr>
      <w:r w:rsidRPr="00C44D96">
        <w:t xml:space="preserve">Pemisahan Fisik (Prioritas Utama): Untuk sistem modern yang mendukung, data ini wajib dipindahkan secara fisik ke </w:t>
      </w:r>
      <w:r w:rsidRPr="00C44D96">
        <w:rPr>
          <w:i/>
          <w:iCs/>
        </w:rPr>
        <w:t>Database Arsip/Cold Storage</w:t>
      </w:r>
      <w:r w:rsidRPr="00C44D96">
        <w:t xml:space="preserve"> terpisah yang berada di lingkungan (</w:t>
      </w:r>
      <w:r w:rsidRPr="00C44D96">
        <w:rPr>
          <w:i/>
          <w:iCs/>
        </w:rPr>
        <w:t>environment</w:t>
      </w:r>
      <w:r w:rsidRPr="00C44D96">
        <w:t>) berbeda dari database transaksi operasional.</w:t>
      </w:r>
    </w:p>
    <w:p w14:paraId="49FF95C5" w14:textId="558E53E8" w:rsidR="00C44D96" w:rsidRPr="00C44D96" w:rsidRDefault="00C44D96" w:rsidP="00C44D96">
      <w:pPr>
        <w:pStyle w:val="Pointpointpointpointheading2"/>
      </w:pPr>
      <w:r w:rsidRPr="00C44D96">
        <w:t>Pemisahan Logis</w:t>
      </w:r>
      <w:r w:rsidRPr="00C44D96">
        <w:rPr>
          <w:b/>
          <w:bCs/>
        </w:rPr>
        <w:t xml:space="preserve"> (Pengecualian Terkendali):</w:t>
      </w:r>
      <w:r w:rsidRPr="00C44D96">
        <w:t xml:space="preserve"> Khusus untuk sistem warisan (</w:t>
      </w:r>
      <w:r w:rsidRPr="00C44D96">
        <w:rPr>
          <w:i/>
          <w:iCs/>
        </w:rPr>
        <w:t>legacy system</w:t>
      </w:r>
      <w:r w:rsidRPr="00C44D96">
        <w:t>) atau arsitektur monolitik di mana pemisahan fisik berisiko merusak integritas referensial sistem (</w:t>
      </w:r>
      <w:r w:rsidRPr="00C44D96">
        <w:rPr>
          <w:i/>
          <w:iCs/>
        </w:rPr>
        <w:t>broken foreign keys</w:t>
      </w:r>
      <w:r w:rsidRPr="00C44D96">
        <w:t xml:space="preserve">), metode </w:t>
      </w:r>
      <w:r w:rsidRPr="00C44D96">
        <w:rPr>
          <w:b/>
          <w:bCs/>
        </w:rPr>
        <w:t>pemisahan logis (</w:t>
      </w:r>
      <w:r w:rsidRPr="00C44D96">
        <w:rPr>
          <w:b/>
          <w:bCs/>
          <w:i/>
          <w:iCs/>
        </w:rPr>
        <w:t>logical flagging</w:t>
      </w:r>
      <w:r w:rsidRPr="00C44D96">
        <w:rPr>
          <w:b/>
          <w:bCs/>
        </w:rPr>
        <w:t>)</w:t>
      </w:r>
      <w:r w:rsidRPr="00C44D96">
        <w:t xml:space="preserve"> diperbolehkan dengan syarat wajib menerapkan kontrol kompensasi berupa:</w:t>
      </w:r>
      <w:r>
        <w:t xml:space="preserve"> Penerapan keamanan tingkat baris (row-level security) pada database atau pembatasan pada logika aplikasi  sehingga data tersebut tidak muncul dan tidak dapat diakses oleh pengguna dalam kegianatan operasional harian, kecuali untuk keperluan audit atau kepatuhan hukum.</w:t>
      </w:r>
    </w:p>
    <w:p w14:paraId="01EB84B2" w14:textId="3C5C63D2" w:rsidR="003506ED" w:rsidRDefault="003506ED" w:rsidP="003506ED">
      <w:pPr>
        <w:pStyle w:val="PointBawahnyapointheading2"/>
      </w:pPr>
      <w:r>
        <w:rPr>
          <w:b/>
          <w:bCs/>
        </w:rPr>
        <w:t>Konsekuensi Data Dibatasi:</w:t>
      </w:r>
      <w:r>
        <w:t xml:space="preserve"> Data tersebut tidak akan lagi digunakan untuk kegiatan operasional bisnis aktif, pemasaran, atau analitik, dan hanya dapat diakses secara terbatas untuk keperluan audit, kepatuhan hukum, atau permintaan aparat penegak hukum.</w:t>
      </w:r>
    </w:p>
    <w:p w14:paraId="474D4C23" w14:textId="77777777" w:rsidR="00042368" w:rsidRPr="003506ED" w:rsidRDefault="00042368" w:rsidP="00042368">
      <w:pPr>
        <w:pStyle w:val="Point-Normal"/>
        <w:numPr>
          <w:ilvl w:val="0"/>
          <w:numId w:val="0"/>
        </w:numPr>
        <w:ind w:left="1080" w:hanging="360"/>
      </w:pPr>
    </w:p>
    <w:p w14:paraId="0455662F" w14:textId="7EC9F75D" w:rsidR="00C83170" w:rsidRDefault="00C83170" w:rsidP="00C83170">
      <w:pPr>
        <w:pStyle w:val="Heading3"/>
      </w:pPr>
      <w:r w:rsidRPr="00C83170">
        <w:rPr>
          <w:b/>
          <w:bCs/>
        </w:rPr>
        <w:t>Transfer Data Lintas Batas:</w:t>
      </w:r>
      <w:r w:rsidRPr="00C83170">
        <w:t xml:space="preserve"> Transfer data pribadi ke luar wilayah hukum Indonesia hanya diperbolehkan apabila negara tujuan memiliki tingkat pelindungan data yang setara, atau terdapat perjanjian kontrak yang mengikat (</w:t>
      </w:r>
      <w:r w:rsidRPr="00C83170">
        <w:rPr>
          <w:i/>
          <w:iCs/>
        </w:rPr>
        <w:t>binding contract</w:t>
      </w:r>
      <w:r w:rsidRPr="00C83170">
        <w:t>) yang menjamin standar pelindungan data tersebut.</w:t>
      </w:r>
    </w:p>
    <w:p w14:paraId="1F36D120" w14:textId="77777777" w:rsidR="00C83170" w:rsidRDefault="00C83170" w:rsidP="00C83170"/>
    <w:p w14:paraId="41F0A071" w14:textId="77777777" w:rsidR="00C83170" w:rsidRDefault="00C83170" w:rsidP="00C83170"/>
    <w:p w14:paraId="3884A01A" w14:textId="77777777" w:rsidR="00C83170" w:rsidRPr="00C83170" w:rsidRDefault="00C83170" w:rsidP="00C83170">
      <w:pPr>
        <w:pStyle w:val="Heading2"/>
        <w:rPr>
          <w:b/>
          <w:bCs/>
        </w:rPr>
      </w:pPr>
      <w:bookmarkStart w:id="319" w:name="_Toc215633034"/>
      <w:r w:rsidRPr="00C83170">
        <w:rPr>
          <w:b/>
          <w:bCs/>
        </w:rPr>
        <w:t>Tata Kelola Kecerdasan Buatan (</w:t>
      </w:r>
      <w:r w:rsidRPr="00C83170">
        <w:rPr>
          <w:b/>
          <w:bCs/>
          <w:i/>
          <w:iCs/>
        </w:rPr>
        <w:t>Artificial Intelligence Governance</w:t>
      </w:r>
      <w:r w:rsidRPr="00C83170">
        <w:rPr>
          <w:b/>
          <w:bCs/>
        </w:rPr>
        <w:t>)</w:t>
      </w:r>
      <w:bookmarkEnd w:id="319"/>
    </w:p>
    <w:p w14:paraId="52FEE414" w14:textId="77777777" w:rsidR="00C83170" w:rsidRPr="00C83170" w:rsidRDefault="00C83170" w:rsidP="00C83170">
      <w:pPr>
        <w:pStyle w:val="Normal-Heading2"/>
      </w:pPr>
      <w:r w:rsidRPr="00C83170">
        <w:t>Fokus</w:t>
      </w:r>
      <w:r w:rsidRPr="00C83170">
        <w:rPr>
          <w:b/>
          <w:bCs/>
        </w:rPr>
        <w:t>:</w:t>
      </w:r>
      <w:r w:rsidRPr="00C83170">
        <w:t xml:space="preserve"> Penggunaan teknologi AI yang etis, aman, dan terkontrol.</w:t>
      </w:r>
    </w:p>
    <w:p w14:paraId="16FBC9A7" w14:textId="130AB957" w:rsidR="00C83170" w:rsidRDefault="006A2199" w:rsidP="00C83170">
      <w:pPr>
        <w:pStyle w:val="Heading3"/>
      </w:pPr>
      <w:r w:rsidRPr="006A2199">
        <w:rPr>
          <w:b/>
          <w:bCs/>
        </w:rPr>
        <w:t xml:space="preserve">Larangan AI Publik: </w:t>
      </w:r>
      <w:r w:rsidRPr="006A2199">
        <w:t xml:space="preserve">Karyawan dilarang keras mengunggah data Perusahaan berkategori "Rahasia" (Merah) atau "Internal" (Kuning), termasuk data nasabah, ke dalam platform </w:t>
      </w:r>
      <w:r w:rsidRPr="006A2199">
        <w:rPr>
          <w:i/>
          <w:iCs/>
        </w:rPr>
        <w:t>Generative AI</w:t>
      </w:r>
      <w:r w:rsidRPr="006A2199">
        <w:t xml:space="preserve"> publik (seperti ChatGPT, Claude, Gemini versi publik) yang tidak memiliki perjanjian kerahasiaan (</w:t>
      </w:r>
      <w:r w:rsidRPr="006A2199">
        <w:rPr>
          <w:i/>
          <w:iCs/>
        </w:rPr>
        <w:t>Enterprise Agreement</w:t>
      </w:r>
      <w:r w:rsidRPr="006A2199">
        <w:t>) dengan Perusahaan ATAU tidak memiliki klausul Jaminan Tidak Melatih Model (</w:t>
      </w:r>
      <w:r w:rsidRPr="006A2199">
        <w:rPr>
          <w:i/>
          <w:iCs/>
        </w:rPr>
        <w:t>Non-Training Guarantee</w:t>
      </w:r>
      <w:r w:rsidRPr="006A2199">
        <w:t>) di mana penyedia layanan menjamin data input tidak digunakan untuk pembelajaran model AI publik.</w:t>
      </w:r>
    </w:p>
    <w:p w14:paraId="47B70E19" w14:textId="77777777" w:rsidR="00042368" w:rsidRPr="00042368" w:rsidRDefault="00042368" w:rsidP="00042368"/>
    <w:p w14:paraId="01D519BD" w14:textId="6435C402" w:rsidR="00C83170" w:rsidRDefault="00C83170" w:rsidP="00C83170">
      <w:pPr>
        <w:pStyle w:val="Heading3"/>
      </w:pPr>
      <w:r w:rsidRPr="00C83170">
        <w:rPr>
          <w:b/>
          <w:bCs/>
        </w:rPr>
        <w:t xml:space="preserve">Prinsip </w:t>
      </w:r>
      <w:r w:rsidRPr="00C83170">
        <w:rPr>
          <w:b/>
          <w:bCs/>
          <w:i/>
          <w:iCs/>
        </w:rPr>
        <w:t>Human-in-the-Loop</w:t>
      </w:r>
      <w:r w:rsidRPr="00C83170">
        <w:rPr>
          <w:b/>
          <w:bCs/>
        </w:rPr>
        <w:t>:</w:t>
      </w:r>
      <w:r w:rsidRPr="00C83170">
        <w:t xml:space="preserve"> Keputusan bisnis yang berdampak signifikan terhadap nasabah (termasuk namun tidak terbatas pada keputusan </w:t>
      </w:r>
      <w:r w:rsidRPr="00C83170">
        <w:rPr>
          <w:i/>
          <w:iCs/>
        </w:rPr>
        <w:t>underwriting</w:t>
      </w:r>
      <w:r w:rsidRPr="00C83170">
        <w:t xml:space="preserve"> dan klaim) dilarang diputuskan sepenuhnya secara otomatis oleh algoritma AI. Wajib dilakukan validasi atau tinjauan akhir oleh manusia yang berwenang.</w:t>
      </w:r>
    </w:p>
    <w:p w14:paraId="2318742A" w14:textId="77777777" w:rsidR="00042368" w:rsidRPr="00042368" w:rsidRDefault="00042368" w:rsidP="00042368"/>
    <w:p w14:paraId="5BD7AD00" w14:textId="77777777" w:rsidR="00C83170" w:rsidRDefault="00C83170" w:rsidP="00C83170">
      <w:pPr>
        <w:pStyle w:val="Heading3"/>
      </w:pPr>
      <w:r w:rsidRPr="00C83170">
        <w:rPr>
          <w:b/>
          <w:bCs/>
        </w:rPr>
        <w:t>Mitigasi Bias:</w:t>
      </w:r>
      <w:r w:rsidRPr="00C83170">
        <w:t xml:space="preserve"> Model AI yang digunakan untuk profil nasabah wajib diaudit secara berkala untuk memastikan tidak terjadi bias algoritma yang mendiskriminasi kelompok tertentu.</w:t>
      </w:r>
    </w:p>
    <w:p w14:paraId="56910397" w14:textId="77777777" w:rsidR="00C83170" w:rsidRPr="00C83170" w:rsidRDefault="00C83170" w:rsidP="00C83170"/>
    <w:p w14:paraId="7C14CFE8" w14:textId="14DBF7B9" w:rsidR="00C83170" w:rsidRPr="00C83170" w:rsidRDefault="00C83170" w:rsidP="00C83170">
      <w:pPr>
        <w:pStyle w:val="Heading2"/>
        <w:rPr>
          <w:b/>
          <w:bCs/>
        </w:rPr>
      </w:pPr>
      <w:bookmarkStart w:id="320" w:name="_Toc215633035"/>
      <w:r w:rsidRPr="00C83170">
        <w:rPr>
          <w:b/>
          <w:bCs/>
        </w:rPr>
        <w:t>Tata Kelola Komputasi Pengguna Akhir (</w:t>
      </w:r>
      <w:r w:rsidRPr="00C83170">
        <w:rPr>
          <w:b/>
          <w:bCs/>
          <w:i/>
          <w:iCs/>
        </w:rPr>
        <w:t>End-User Computing / EUC</w:t>
      </w:r>
      <w:r w:rsidRPr="00C83170">
        <w:rPr>
          <w:b/>
          <w:bCs/>
        </w:rPr>
        <w:t>)</w:t>
      </w:r>
      <w:bookmarkEnd w:id="320"/>
    </w:p>
    <w:p w14:paraId="45790199" w14:textId="77777777" w:rsidR="00C83170" w:rsidRPr="00C83170" w:rsidRDefault="00C83170" w:rsidP="00C83170">
      <w:pPr>
        <w:pStyle w:val="Normal-Heading2"/>
      </w:pPr>
      <w:r w:rsidRPr="00C83170">
        <w:t>Fokus: Pengendalian risiko atas aplikasi yang dikembangkan oleh pengguna (</w:t>
      </w:r>
      <w:r w:rsidRPr="00C83170">
        <w:rPr>
          <w:i/>
          <w:iCs/>
        </w:rPr>
        <w:t>user-developed</w:t>
      </w:r>
      <w:r w:rsidRPr="00C83170">
        <w:t>).</w:t>
      </w:r>
    </w:p>
    <w:p w14:paraId="79558EDD" w14:textId="5F0CFA03" w:rsidR="002B6BA4" w:rsidRDefault="007859F1" w:rsidP="00C83170">
      <w:pPr>
        <w:pStyle w:val="Heading3"/>
      </w:pPr>
      <w:r w:rsidRPr="007859F1">
        <w:rPr>
          <w:b/>
          <w:bCs/>
        </w:rPr>
        <w:t>Ketentuan EUC</w:t>
      </w:r>
      <w:r>
        <w:t xml:space="preserve"> </w:t>
      </w:r>
      <w:r w:rsidR="00982B32">
        <w:t xml:space="preserve">Sebuah </w:t>
      </w:r>
      <w:r>
        <w:t xml:space="preserve">aplikasi mandiri ataupun berkas </w:t>
      </w:r>
      <w:r w:rsidRPr="007859F1">
        <w:rPr>
          <w:i/>
          <w:iCs/>
        </w:rPr>
        <w:t>spreadsheet</w:t>
      </w:r>
      <w:r>
        <w:t xml:space="preserve"> (Excel)</w:t>
      </w:r>
      <w:r w:rsidR="00F91F3C">
        <w:t xml:space="preserve"> </w:t>
      </w:r>
      <w:r w:rsidR="00982B32">
        <w:t>dikategorikan sebagai EUC kritis apabila memenuhi salah satu kriteria berikut</w:t>
      </w:r>
      <w:r w:rsidR="002B6BA4">
        <w:t>:</w:t>
      </w:r>
    </w:p>
    <w:p w14:paraId="5575FB4D" w14:textId="0908DD96" w:rsidR="007859F1" w:rsidRDefault="002B6BA4" w:rsidP="002B6BA4">
      <w:pPr>
        <w:pStyle w:val="PointBawahnyapointheading2"/>
      </w:pPr>
      <w:r>
        <w:t>M</w:t>
      </w:r>
      <w:r w:rsidR="00F91F3C">
        <w:t>enjadi</w:t>
      </w:r>
      <w:r>
        <w:t xml:space="preserve"> sumber laporan data ke OJK atau Direksi.</w:t>
      </w:r>
    </w:p>
    <w:p w14:paraId="0B5F3D68" w14:textId="1C1E01A6" w:rsidR="002B6BA4" w:rsidRDefault="002B6BA4" w:rsidP="002B6BA4">
      <w:pPr>
        <w:pStyle w:val="PointBawahnyapointheading2"/>
      </w:pPr>
      <w:r>
        <w:t xml:space="preserve">Terdapat informasi formula yang dapat berdampak </w:t>
      </w:r>
      <w:r w:rsidR="00CB2C31">
        <w:t xml:space="preserve">material </w:t>
      </w:r>
      <w:r>
        <w:t xml:space="preserve">pada </w:t>
      </w:r>
      <w:r w:rsidR="00CB2C31">
        <w:t xml:space="preserve">pelaporan </w:t>
      </w:r>
      <w:r>
        <w:t>finansial perusahaan.</w:t>
      </w:r>
    </w:p>
    <w:p w14:paraId="3112424B" w14:textId="6E880B0C" w:rsidR="002B6BA4" w:rsidRDefault="002B6BA4" w:rsidP="002B6BA4">
      <w:pPr>
        <w:pStyle w:val="PointBawahnyapointheading2"/>
      </w:pPr>
      <w:r>
        <w:t>Mengandung data pribadi spesifik yang berisiko terjadi kebocoran data.</w:t>
      </w:r>
    </w:p>
    <w:p w14:paraId="7CE174D3" w14:textId="77777777" w:rsidR="00042368" w:rsidRPr="007859F1" w:rsidRDefault="00042368" w:rsidP="00042368">
      <w:pPr>
        <w:pStyle w:val="Point-Normal"/>
        <w:numPr>
          <w:ilvl w:val="0"/>
          <w:numId w:val="0"/>
        </w:numPr>
        <w:ind w:left="1080" w:hanging="360"/>
      </w:pPr>
    </w:p>
    <w:p w14:paraId="54FAC148" w14:textId="09CF943C" w:rsidR="00BC172E" w:rsidRDefault="00C83170" w:rsidP="00CB2C31">
      <w:pPr>
        <w:pStyle w:val="Heading3"/>
      </w:pPr>
      <w:r w:rsidRPr="00C83170">
        <w:rPr>
          <w:b/>
          <w:bCs/>
        </w:rPr>
        <w:t>Registrasi EUC Kritis:</w:t>
      </w:r>
      <w:r w:rsidRPr="00C83170">
        <w:t xml:space="preserve"> </w:t>
      </w:r>
      <w:r w:rsidR="004646BD" w:rsidRPr="004646BD">
        <w:t xml:space="preserve">Berkas </w:t>
      </w:r>
      <w:r w:rsidR="004646BD" w:rsidRPr="004646BD">
        <w:rPr>
          <w:i/>
          <w:iCs/>
        </w:rPr>
        <w:t>spreadsheet</w:t>
      </w:r>
      <w:r w:rsidR="004646BD" w:rsidRPr="004646BD">
        <w:t xml:space="preserve"> (Excel) atau aplikasi mandiri wajib didaftarkan dalam Inventaris EUC Unit Kerja yang </w:t>
      </w:r>
      <w:r w:rsidR="004646BD" w:rsidRPr="004646BD">
        <w:rPr>
          <w:b/>
          <w:bCs/>
        </w:rPr>
        <w:t>dikelola dan dipelihara oleh masing-masing Pemilik Data (</w:t>
      </w:r>
      <w:r w:rsidR="004646BD" w:rsidRPr="004646BD">
        <w:rPr>
          <w:b/>
          <w:bCs/>
          <w:i/>
          <w:iCs/>
        </w:rPr>
        <w:t>Data Owner</w:t>
      </w:r>
      <w:r w:rsidR="004646BD" w:rsidRPr="004646BD">
        <w:rPr>
          <w:b/>
          <w:bCs/>
        </w:rPr>
        <w:t>)</w:t>
      </w:r>
      <w:r w:rsidR="004646BD" w:rsidRPr="004646BD">
        <w:t xml:space="preserve">. Salinan daftar inventaris tersebut wajib dilaporkan kepada </w:t>
      </w:r>
      <w:r w:rsidR="003E095A">
        <w:rPr>
          <w:b/>
          <w:bCs/>
        </w:rPr>
        <w:t>Unit Kerja IT yang membawahi Governance&amp;Security</w:t>
      </w:r>
      <w:r w:rsidR="004646BD" w:rsidRPr="004646BD">
        <w:t xml:space="preserve"> setiap semester (6 bulan sekali) untuk tujuan pengawasan, dan seluruh berkas fisiknya wajib disimpan pada repositori jaringan perusahaan (</w:t>
      </w:r>
      <w:r w:rsidR="004646BD" w:rsidRPr="004646BD">
        <w:rPr>
          <w:i/>
          <w:iCs/>
        </w:rPr>
        <w:t>Network Drive</w:t>
      </w:r>
      <w:r w:rsidR="004646BD" w:rsidRPr="004646BD">
        <w:t xml:space="preserve">) </w:t>
      </w:r>
      <w:r w:rsidR="0001088C" w:rsidRPr="0001088C">
        <w:t xml:space="preserve">yang </w:t>
      </w:r>
      <w:r w:rsidR="0001088C" w:rsidRPr="0001088C">
        <w:rPr>
          <w:b/>
          <w:bCs/>
        </w:rPr>
        <w:t>memiliki kontrol akses terbatas (Restricted Access Folder)</w:t>
      </w:r>
      <w:r w:rsidR="0001088C" w:rsidRPr="0001088C">
        <w:t xml:space="preserve"> sesuai dengan kewenangan pengguna.</w:t>
      </w:r>
      <w:r w:rsidR="004646BD" w:rsidRPr="004646BD">
        <w:t>.</w:t>
      </w:r>
    </w:p>
    <w:p w14:paraId="3C58F7D5" w14:textId="77777777" w:rsidR="00042368" w:rsidRPr="00042368" w:rsidRDefault="00042368" w:rsidP="00042368"/>
    <w:p w14:paraId="69310036" w14:textId="77777777" w:rsidR="00C83170" w:rsidRDefault="00C83170" w:rsidP="00C83170">
      <w:pPr>
        <w:pStyle w:val="Heading3"/>
      </w:pPr>
      <w:r w:rsidRPr="00C83170">
        <w:rPr>
          <w:b/>
          <w:bCs/>
        </w:rPr>
        <w:t>Pengamanan Berkas:</w:t>
      </w:r>
      <w:r w:rsidRPr="00C83170">
        <w:t xml:space="preserve"> EUC Kritis wajib dilindungi dengan kata sandi (</w:t>
      </w:r>
      <w:r w:rsidRPr="00C83170">
        <w:rPr>
          <w:i/>
          <w:iCs/>
        </w:rPr>
        <w:t>password protection</w:t>
      </w:r>
      <w:r w:rsidRPr="00C83170">
        <w:t>), disimpan dalam media penyimpanan jaringan (</w:t>
      </w:r>
      <w:r w:rsidRPr="00C83170">
        <w:rPr>
          <w:i/>
          <w:iCs/>
        </w:rPr>
        <w:t>network drive</w:t>
      </w:r>
      <w:r w:rsidRPr="00C83170">
        <w:t>) yang ter-backup, dan dilarang disimpan hanya pada perangkat lokal (laptop/PC) pengguna.</w:t>
      </w:r>
    </w:p>
    <w:p w14:paraId="01810824" w14:textId="77777777" w:rsidR="00912D91" w:rsidRDefault="00912D91" w:rsidP="007E3A1F">
      <w:pPr>
        <w:ind w:left="0"/>
      </w:pPr>
    </w:p>
    <w:p w14:paraId="1D859201" w14:textId="64786E43" w:rsidR="00912D91" w:rsidRPr="00912D91" w:rsidRDefault="00912D91" w:rsidP="00912D91">
      <w:pPr>
        <w:pStyle w:val="Heading3"/>
      </w:pPr>
      <w:r w:rsidRPr="00912D91">
        <w:rPr>
          <w:b/>
          <w:bCs/>
        </w:rPr>
        <w:t>Penyimpanan EUC Kritis</w:t>
      </w:r>
      <w:r w:rsidRPr="00912D91">
        <w:t xml:space="preserve"> (Excel/Access berisi data sensitif) WAJIB dilakukan pada Network Drive/SharePoint perusahaan yang memiliki fitur backup dan versioning. </w:t>
      </w:r>
      <w:r w:rsidRPr="00912D91">
        <w:rPr>
          <w:b/>
          <w:bCs/>
        </w:rPr>
        <w:t>DILARANG KERAS</w:t>
      </w:r>
      <w:r w:rsidRPr="00912D91">
        <w:t xml:space="preserve"> menyimpan EUC Kritis </w:t>
      </w:r>
      <w:r w:rsidR="00AC2619">
        <w:t xml:space="preserve">hanya </w:t>
      </w:r>
      <w:r w:rsidRPr="00912D91">
        <w:t>pada local drive (C:/D:) laptop/PC.</w:t>
      </w:r>
    </w:p>
    <w:p w14:paraId="17DAE8ED" w14:textId="77777777" w:rsidR="00C83170" w:rsidRPr="00C83170" w:rsidRDefault="00C83170" w:rsidP="00C83170"/>
    <w:p w14:paraId="17E2102E" w14:textId="748C31C1" w:rsidR="00C83170" w:rsidRPr="00C83170" w:rsidRDefault="00C83170" w:rsidP="00C83170">
      <w:pPr>
        <w:pStyle w:val="Heading2"/>
        <w:rPr>
          <w:b/>
          <w:bCs/>
        </w:rPr>
      </w:pPr>
      <w:bookmarkStart w:id="321" w:name="_Toc215633036"/>
      <w:r w:rsidRPr="00C83170">
        <w:rPr>
          <w:b/>
          <w:bCs/>
        </w:rPr>
        <w:t>Strategi Pengakhiran Pihak Ketiga (</w:t>
      </w:r>
      <w:r w:rsidRPr="00C83170">
        <w:rPr>
          <w:b/>
          <w:bCs/>
          <w:i/>
          <w:iCs/>
        </w:rPr>
        <w:t>Data Exit Strategy</w:t>
      </w:r>
      <w:r w:rsidRPr="00C83170">
        <w:rPr>
          <w:b/>
          <w:bCs/>
        </w:rPr>
        <w:t>)</w:t>
      </w:r>
      <w:bookmarkEnd w:id="321"/>
    </w:p>
    <w:p w14:paraId="56937227" w14:textId="77777777" w:rsidR="00C83170" w:rsidRPr="00C83170" w:rsidRDefault="00C83170" w:rsidP="00C83170">
      <w:pPr>
        <w:pStyle w:val="Normal-Heading2"/>
      </w:pPr>
      <w:r w:rsidRPr="00C83170">
        <w:t>Fokus</w:t>
      </w:r>
      <w:r w:rsidRPr="00C83170">
        <w:rPr>
          <w:b/>
          <w:bCs/>
        </w:rPr>
        <w:t>:</w:t>
      </w:r>
      <w:r w:rsidRPr="00C83170">
        <w:t xml:space="preserve"> Keamanan data pada akhir masa kontrak vendor.</w:t>
      </w:r>
    </w:p>
    <w:p w14:paraId="2A3D3738" w14:textId="05051E1C" w:rsidR="003B4E5F" w:rsidRDefault="00C83170" w:rsidP="00951543">
      <w:pPr>
        <w:pStyle w:val="Heading3"/>
      </w:pPr>
      <w:r w:rsidRPr="00C83170">
        <w:rPr>
          <w:b/>
          <w:bCs/>
        </w:rPr>
        <w:t>Kewajiban Kontraktual:</w:t>
      </w:r>
      <w:r w:rsidRPr="00C83170">
        <w:t xml:space="preserve"> Setiap perjanjian kerja sama dengan pihak ketiga yang melibatkan pemrosesan data wajib mencantumkan klausul pengembalian dan pemusnahan data.</w:t>
      </w:r>
    </w:p>
    <w:p w14:paraId="0F435127" w14:textId="77777777" w:rsidR="00042368" w:rsidRPr="00042368" w:rsidRDefault="00042368" w:rsidP="00042368"/>
    <w:p w14:paraId="10169AC0" w14:textId="4FDED349" w:rsidR="00C83170" w:rsidRDefault="00C83170" w:rsidP="00C83170">
      <w:pPr>
        <w:pStyle w:val="Heading3"/>
      </w:pPr>
      <w:r w:rsidRPr="00C83170">
        <w:rPr>
          <w:b/>
          <w:bCs/>
        </w:rPr>
        <w:t>Bukti Pemusnahan:</w:t>
      </w:r>
      <w:r w:rsidRPr="00C83170">
        <w:t xml:space="preserve"> Pihak ketiga wajib menyerahkan bukti tertulis atau Berita Acara Pemusnahan Data (</w:t>
      </w:r>
      <w:r w:rsidRPr="00C83170">
        <w:rPr>
          <w:i/>
          <w:iCs/>
        </w:rPr>
        <w:t>Certificate of Data Destruction</w:t>
      </w:r>
      <w:r w:rsidRPr="00C83170">
        <w:t>) maksimal 30 (tiga puluh) hari kalender setelah berakhirnya kontrak kerja sama</w:t>
      </w:r>
      <w:r w:rsidR="00945D05">
        <w:t xml:space="preserve"> </w:t>
      </w:r>
      <w:r w:rsidR="00945D05" w:rsidRPr="00945D05">
        <w:t>atau bukti digital yang setara (System Generated Deletion Log) yang divalidasi keasliannya, khususnya untuk penyedia layanan Cloud Publik berskala global.</w:t>
      </w:r>
      <w:r w:rsidR="00373C3D">
        <w:t xml:space="preserve"> </w:t>
      </w:r>
      <w:r w:rsidR="00373C3D" w:rsidRPr="00373C3D">
        <w:t xml:space="preserve">Khusus untuk Mitra Perorangan (seperti Agen Asuransi), kewajiban ini dapat digantikan dengan </w:t>
      </w:r>
      <w:r w:rsidR="00373C3D" w:rsidRPr="00373C3D">
        <w:rPr>
          <w:b/>
          <w:bCs/>
        </w:rPr>
        <w:t>Surat Pernyataan Penghapusan Data (Statement of Deletion)</w:t>
      </w:r>
      <w:r w:rsidR="00373C3D" w:rsidRPr="00373C3D">
        <w:t xml:space="preserve"> yang ditandatangani di atas m</w:t>
      </w:r>
      <w:r w:rsidR="008450EE">
        <w:t>e</w:t>
      </w:r>
      <w:r w:rsidR="00373C3D" w:rsidRPr="00373C3D">
        <w:t>terai atau melalui formulir digital resmi pengakhiran keagenan.</w:t>
      </w:r>
    </w:p>
    <w:p w14:paraId="7062BF46" w14:textId="77777777" w:rsidR="003B4E5F" w:rsidRPr="003B4E5F" w:rsidRDefault="003B4E5F" w:rsidP="003B4E5F"/>
    <w:p w14:paraId="3C5F1C14" w14:textId="72814F69" w:rsidR="00C83170" w:rsidRPr="00C83170" w:rsidRDefault="00C83170" w:rsidP="00C83170">
      <w:pPr>
        <w:pStyle w:val="Heading3"/>
        <w:numPr>
          <w:ilvl w:val="0"/>
          <w:numId w:val="0"/>
        </w:numPr>
        <w:ind w:left="1843"/>
      </w:pPr>
    </w:p>
    <w:p w14:paraId="66E0F85E" w14:textId="24E7C93B" w:rsidR="00A01C91" w:rsidRDefault="00A01C91" w:rsidP="00A01C91">
      <w:pPr>
        <w:pStyle w:val="Heading1"/>
      </w:pPr>
      <w:bookmarkStart w:id="322" w:name="_Toc215557351"/>
      <w:bookmarkStart w:id="323" w:name="_Toc215633037"/>
      <w:r>
        <w:t>Pengawasan dan Kepatuhan</w:t>
      </w:r>
      <w:bookmarkEnd w:id="322"/>
      <w:bookmarkEnd w:id="323"/>
    </w:p>
    <w:p w14:paraId="04F0CF3C" w14:textId="77777777" w:rsidR="000C3440" w:rsidRPr="000C3440" w:rsidRDefault="00A01C91" w:rsidP="00A01C91">
      <w:pPr>
        <w:pStyle w:val="Heading2"/>
        <w:rPr>
          <w:rFonts w:ascii="Times New Roman" w:hAnsi="Times New Roman"/>
        </w:rPr>
      </w:pPr>
      <w:bookmarkStart w:id="324" w:name="_Toc215633038"/>
      <w:bookmarkStart w:id="325" w:name="_Toc215557352"/>
      <w:r>
        <w:rPr>
          <w:b/>
          <w:bCs/>
        </w:rPr>
        <w:t>Audit Kualitas Data</w:t>
      </w:r>
      <w:bookmarkEnd w:id="324"/>
    </w:p>
    <w:p w14:paraId="088884D6" w14:textId="52A212F6" w:rsidR="00A01C91" w:rsidRDefault="00A01C91" w:rsidP="000C3440">
      <w:pPr>
        <w:pStyle w:val="Normal-Heading2"/>
        <w:rPr>
          <w:rFonts w:ascii="Times New Roman" w:hAnsi="Times New Roman"/>
        </w:rPr>
      </w:pPr>
      <w:r>
        <w:t>Divisi IT Governance &amp; Security akan melakukan audit berkala terhadap kualitas data dan kepatuhan terhadap kamus data.</w:t>
      </w:r>
      <w:bookmarkEnd w:id="325"/>
      <w:r w:rsidR="00DA65C7">
        <w:t xml:space="preserve"> </w:t>
      </w:r>
      <w:r w:rsidR="00DA65C7" w:rsidRPr="00DA65C7">
        <w:t xml:space="preserve">Selain itu, Satuan Kerja Audit Internal akan melakukan validasi independen secara berkala terhadap efektivitas penerapan kebijakan ini sesuai dengan </w:t>
      </w:r>
      <w:r w:rsidR="00E34D60">
        <w:t xml:space="preserve">ketentuan </w:t>
      </w:r>
      <w:r w:rsidR="00DA65C7" w:rsidRPr="00DA65C7">
        <w:t xml:space="preserve">yang </w:t>
      </w:r>
      <w:r w:rsidR="00E34D60">
        <w:t>berlaku</w:t>
      </w:r>
      <w:r w:rsidR="00DA65C7" w:rsidRPr="00DA65C7">
        <w:t>.</w:t>
      </w:r>
    </w:p>
    <w:p w14:paraId="4C088B89" w14:textId="77777777" w:rsidR="000C3440" w:rsidRPr="000C3440" w:rsidRDefault="00A01C91" w:rsidP="00A01C91">
      <w:pPr>
        <w:pStyle w:val="Heading2"/>
      </w:pPr>
      <w:bookmarkStart w:id="326" w:name="_Toc215633039"/>
      <w:bookmarkStart w:id="327" w:name="_Toc215557353"/>
      <w:r>
        <w:rPr>
          <w:b/>
          <w:bCs/>
        </w:rPr>
        <w:t>Metrik Kinerja</w:t>
      </w:r>
      <w:bookmarkEnd w:id="326"/>
    </w:p>
    <w:bookmarkEnd w:id="327"/>
    <w:p w14:paraId="785CA8F5" w14:textId="07EA21FC" w:rsidR="00A01C91" w:rsidRDefault="001F5711" w:rsidP="000C3440">
      <w:pPr>
        <w:pStyle w:val="Normal-Heading2"/>
      </w:pPr>
      <w:r w:rsidRPr="001F5711">
        <w:rPr>
          <w:i/>
          <w:iCs/>
        </w:rPr>
        <w:t>Data Governance Council</w:t>
      </w:r>
      <w:r w:rsidRPr="001F5711">
        <w:t xml:space="preserve"> wajib melaporkan status kualitas data, isu kepatuhan data, dan insiden data yang signifikan kepada </w:t>
      </w:r>
      <w:r w:rsidRPr="00987823">
        <w:t>Direksi</w:t>
      </w:r>
      <w:r w:rsidRPr="001F5711">
        <w:t xml:space="preserve"> secara berkala (Triwulan) atau sewaktu-waktu jika terjadi kondisi mendesak.</w:t>
      </w:r>
    </w:p>
    <w:p w14:paraId="3D315299" w14:textId="77777777" w:rsidR="007E3A1F" w:rsidRDefault="007E3A1F" w:rsidP="000C3440">
      <w:pPr>
        <w:pStyle w:val="Normal-Heading2"/>
      </w:pPr>
    </w:p>
    <w:p w14:paraId="15C1E9F3" w14:textId="77777777" w:rsidR="000C3440" w:rsidRPr="000C3440" w:rsidRDefault="00A01C91" w:rsidP="00A01C91">
      <w:pPr>
        <w:pStyle w:val="Heading2"/>
      </w:pPr>
      <w:bookmarkStart w:id="328" w:name="_Toc215633040"/>
      <w:bookmarkStart w:id="329" w:name="_Toc215557354"/>
      <w:r>
        <w:rPr>
          <w:b/>
          <w:bCs/>
        </w:rPr>
        <w:t>Pelanggaran</w:t>
      </w:r>
      <w:bookmarkEnd w:id="328"/>
    </w:p>
    <w:p w14:paraId="15CAA715" w14:textId="78454DAD" w:rsidR="00A01C91" w:rsidRDefault="00A01C91" w:rsidP="00970866">
      <w:pPr>
        <w:pStyle w:val="Point-Heading2"/>
      </w:pPr>
      <w:r>
        <w:t>Manipulasi data yang disengaja atau kelalaian yang menyebabkan buruknya kualitas data kritis akan dikenakan sanksi sesuai peraturan perusahaan.</w:t>
      </w:r>
      <w:bookmarkEnd w:id="329"/>
    </w:p>
    <w:p w14:paraId="7D3794AD" w14:textId="25965932" w:rsidR="00970866" w:rsidRDefault="00970866" w:rsidP="00970866">
      <w:pPr>
        <w:pStyle w:val="Point-Heading2"/>
      </w:pPr>
      <w:r>
        <w:t>Pelanggaran terhadap kebijakan ini dikategorikan sebagai pelanggaran disiplin dan akan dikenakan sanksi sesuai dengan peraturan perusahaan yang berlaku.</w:t>
      </w:r>
      <w:r w:rsidR="001F2812">
        <w:t xml:space="preserve"> </w:t>
      </w:r>
      <w:r w:rsidR="001F2812" w:rsidRPr="001F2812">
        <w:t xml:space="preserve">Perusahaan berhak menempuh </w:t>
      </w:r>
      <w:r w:rsidR="001F2812" w:rsidRPr="001F2812">
        <w:rPr>
          <w:b/>
          <w:bCs/>
        </w:rPr>
        <w:t>jalur hukum (Perdata dan Pidana)</w:t>
      </w:r>
      <w:r w:rsidR="001F2812" w:rsidRPr="001F2812">
        <w:t xml:space="preserve"> sesuai ketentuan UU PDP dan UU ITE apabila pelanggaran tersebut merugikan Perusahaan atau Subjek Data.</w:t>
      </w:r>
    </w:p>
    <w:p w14:paraId="279D8AA7" w14:textId="77777777" w:rsidR="00220D65" w:rsidRPr="00220D65" w:rsidRDefault="00220D65" w:rsidP="00220D65"/>
    <w:p w14:paraId="099B0DCE" w14:textId="77777777" w:rsidR="00A01C91" w:rsidRPr="00A01C91" w:rsidRDefault="00A01C91" w:rsidP="00A01C91"/>
    <w:p w14:paraId="6DC5F1D6" w14:textId="77777777" w:rsidR="00950474" w:rsidRDefault="00950474" w:rsidP="00220D65">
      <w:pPr>
        <w:pStyle w:val="Heading1"/>
      </w:pPr>
      <w:bookmarkStart w:id="330" w:name="_Toc134707545"/>
      <w:r>
        <w:br w:type="page"/>
      </w:r>
    </w:p>
    <w:p w14:paraId="3AE5AB15" w14:textId="49842681" w:rsidR="00440538" w:rsidRDefault="00440538" w:rsidP="0012306E">
      <w:pPr>
        <w:pStyle w:val="Heading1"/>
      </w:pPr>
      <w:bookmarkStart w:id="331" w:name="_Toc215557355"/>
      <w:bookmarkStart w:id="332" w:name="_Toc215633041"/>
      <w:r>
        <w:t>Riwayat Perubahan Dokumen</w:t>
      </w:r>
      <w:r w:rsidR="0075271C">
        <w:t>.</w:t>
      </w:r>
      <w:bookmarkEnd w:id="330"/>
      <w:bookmarkEnd w:id="331"/>
      <w:bookmarkEnd w:id="332"/>
    </w:p>
    <w:tbl>
      <w:tblPr>
        <w:tblW w:w="10065" w:type="dxa"/>
        <w:tblInd w:w="-14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000" w:firstRow="0" w:lastRow="0" w:firstColumn="0" w:lastColumn="0" w:noHBand="0" w:noVBand="0"/>
      </w:tblPr>
      <w:tblGrid>
        <w:gridCol w:w="1418"/>
        <w:gridCol w:w="2126"/>
        <w:gridCol w:w="1276"/>
        <w:gridCol w:w="2268"/>
        <w:gridCol w:w="1559"/>
        <w:gridCol w:w="1418"/>
      </w:tblGrid>
      <w:tr w:rsidR="008D2829" w:rsidRPr="00696143" w14:paraId="24A24A68" w14:textId="77777777" w:rsidTr="00B057A7">
        <w:tc>
          <w:tcPr>
            <w:tcW w:w="1418" w:type="dxa"/>
            <w:shd w:val="clear" w:color="auto" w:fill="A7C98B"/>
            <w:tcMar>
              <w:top w:w="108" w:type="dxa"/>
              <w:bottom w:w="108" w:type="dxa"/>
            </w:tcMar>
          </w:tcPr>
          <w:p w14:paraId="4AFCACA1" w14:textId="0C20EC6D" w:rsidR="00720243" w:rsidRPr="00075CC3" w:rsidRDefault="00720243" w:rsidP="00075CC3">
            <w:pPr>
              <w:pStyle w:val="TableHeader"/>
              <w:rPr>
                <w:sz w:val="20"/>
                <w:szCs w:val="20"/>
              </w:rPr>
            </w:pPr>
            <w:r w:rsidRPr="00075CC3">
              <w:rPr>
                <w:sz w:val="20"/>
                <w:szCs w:val="20"/>
              </w:rPr>
              <w:t xml:space="preserve">Nomor </w:t>
            </w:r>
            <w:r w:rsidR="00DE725D">
              <w:rPr>
                <w:sz w:val="20"/>
                <w:szCs w:val="20"/>
              </w:rPr>
              <w:t>Perubahan</w:t>
            </w:r>
          </w:p>
        </w:tc>
        <w:tc>
          <w:tcPr>
            <w:tcW w:w="2126" w:type="dxa"/>
            <w:shd w:val="clear" w:color="auto" w:fill="A7C98B"/>
            <w:tcMar>
              <w:top w:w="108" w:type="dxa"/>
              <w:bottom w:w="108" w:type="dxa"/>
            </w:tcMar>
          </w:tcPr>
          <w:p w14:paraId="5A7785D6" w14:textId="782A9C32" w:rsidR="00720243" w:rsidRPr="00075CC3" w:rsidRDefault="009E0A45" w:rsidP="00075CC3">
            <w:pPr>
              <w:pStyle w:val="TableHeader"/>
              <w:rPr>
                <w:sz w:val="20"/>
                <w:szCs w:val="20"/>
              </w:rPr>
            </w:pPr>
            <w:r w:rsidRPr="00075CC3">
              <w:rPr>
                <w:sz w:val="20"/>
                <w:szCs w:val="20"/>
              </w:rPr>
              <w:t xml:space="preserve">Info </w:t>
            </w:r>
            <w:r w:rsidR="00720243" w:rsidRPr="00075CC3">
              <w:rPr>
                <w:sz w:val="20"/>
                <w:szCs w:val="20"/>
              </w:rPr>
              <w:t>Perubahan</w:t>
            </w:r>
          </w:p>
        </w:tc>
        <w:tc>
          <w:tcPr>
            <w:tcW w:w="1276" w:type="dxa"/>
            <w:shd w:val="clear" w:color="auto" w:fill="A7C98B"/>
            <w:tcMar>
              <w:top w:w="108" w:type="dxa"/>
              <w:bottom w:w="108" w:type="dxa"/>
            </w:tcMar>
          </w:tcPr>
          <w:p w14:paraId="36564B6B" w14:textId="7B2A97C5" w:rsidR="00720243" w:rsidRPr="00075CC3" w:rsidRDefault="00720243" w:rsidP="00075CC3">
            <w:pPr>
              <w:pStyle w:val="TableHeader"/>
              <w:rPr>
                <w:sz w:val="20"/>
                <w:szCs w:val="20"/>
              </w:rPr>
            </w:pPr>
            <w:r w:rsidRPr="00075CC3">
              <w:rPr>
                <w:sz w:val="20"/>
                <w:szCs w:val="20"/>
              </w:rPr>
              <w:t xml:space="preserve">Tanggal </w:t>
            </w:r>
            <w:r w:rsidR="009E0A45" w:rsidRPr="00075CC3">
              <w:rPr>
                <w:sz w:val="20"/>
                <w:szCs w:val="20"/>
              </w:rPr>
              <w:t>Perubahan</w:t>
            </w:r>
          </w:p>
        </w:tc>
        <w:tc>
          <w:tcPr>
            <w:tcW w:w="2268" w:type="dxa"/>
            <w:shd w:val="clear" w:color="auto" w:fill="A7C98B"/>
            <w:tcMar>
              <w:top w:w="108" w:type="dxa"/>
              <w:bottom w:w="108" w:type="dxa"/>
            </w:tcMar>
          </w:tcPr>
          <w:p w14:paraId="27981832" w14:textId="37651CB8" w:rsidR="00720243" w:rsidRPr="00075CC3" w:rsidRDefault="00720243" w:rsidP="00075CC3">
            <w:pPr>
              <w:pStyle w:val="TableHeader"/>
              <w:rPr>
                <w:sz w:val="20"/>
                <w:szCs w:val="20"/>
              </w:rPr>
            </w:pPr>
            <w:r w:rsidRPr="00075CC3">
              <w:rPr>
                <w:sz w:val="20"/>
                <w:szCs w:val="20"/>
              </w:rPr>
              <w:t>Alasan Perubahan</w:t>
            </w:r>
          </w:p>
        </w:tc>
        <w:tc>
          <w:tcPr>
            <w:tcW w:w="1559" w:type="dxa"/>
            <w:shd w:val="clear" w:color="auto" w:fill="A7C98B"/>
            <w:tcMar>
              <w:top w:w="108" w:type="dxa"/>
              <w:bottom w:w="108" w:type="dxa"/>
            </w:tcMar>
          </w:tcPr>
          <w:p w14:paraId="10E50537" w14:textId="128A888F" w:rsidR="00720243" w:rsidRPr="00075CC3" w:rsidRDefault="00720243" w:rsidP="00075CC3">
            <w:pPr>
              <w:pStyle w:val="TableHeader"/>
              <w:rPr>
                <w:sz w:val="20"/>
                <w:szCs w:val="20"/>
              </w:rPr>
            </w:pPr>
            <w:r w:rsidRPr="00075CC3">
              <w:rPr>
                <w:sz w:val="20"/>
                <w:szCs w:val="20"/>
              </w:rPr>
              <w:t>Perubahan dilakukan oleh</w:t>
            </w:r>
          </w:p>
        </w:tc>
        <w:tc>
          <w:tcPr>
            <w:tcW w:w="1418" w:type="dxa"/>
            <w:shd w:val="clear" w:color="auto" w:fill="A7C98B"/>
            <w:tcMar>
              <w:top w:w="108" w:type="dxa"/>
              <w:bottom w:w="108" w:type="dxa"/>
            </w:tcMar>
          </w:tcPr>
          <w:p w14:paraId="3D05DAA9" w14:textId="330EE8E4" w:rsidR="00720243" w:rsidRPr="00075CC3" w:rsidRDefault="00720243" w:rsidP="00075CC3">
            <w:pPr>
              <w:pStyle w:val="TableHeader"/>
              <w:rPr>
                <w:sz w:val="20"/>
                <w:szCs w:val="20"/>
              </w:rPr>
            </w:pPr>
            <w:r w:rsidRPr="00075CC3">
              <w:rPr>
                <w:sz w:val="20"/>
                <w:szCs w:val="20"/>
              </w:rPr>
              <w:t>Perubahan disetujui oleh</w:t>
            </w:r>
          </w:p>
        </w:tc>
      </w:tr>
      <w:tr w:rsidR="00720243" w:rsidRPr="00696143" w14:paraId="2987F7EF" w14:textId="77777777" w:rsidTr="008D2829">
        <w:trPr>
          <w:trHeight w:val="441"/>
        </w:trPr>
        <w:tc>
          <w:tcPr>
            <w:tcW w:w="1418" w:type="dxa"/>
            <w:tcMar>
              <w:top w:w="108" w:type="dxa"/>
              <w:bottom w:w="108" w:type="dxa"/>
            </w:tcMar>
          </w:tcPr>
          <w:p w14:paraId="010D366D" w14:textId="4B9E2B82" w:rsidR="00720243" w:rsidRPr="00AD6727" w:rsidRDefault="009E0A45" w:rsidP="00E60DC0">
            <w:pPr>
              <w:pStyle w:val="TablePengesahan-Info"/>
            </w:pPr>
            <w:r>
              <w:t>00</w:t>
            </w:r>
          </w:p>
        </w:tc>
        <w:tc>
          <w:tcPr>
            <w:tcW w:w="2126" w:type="dxa"/>
            <w:tcMar>
              <w:top w:w="108" w:type="dxa"/>
              <w:bottom w:w="108" w:type="dxa"/>
            </w:tcMar>
          </w:tcPr>
          <w:p w14:paraId="72EDA160" w14:textId="77777777" w:rsidR="00720243" w:rsidRPr="00AD6727" w:rsidRDefault="00720243" w:rsidP="00E60DC0">
            <w:pPr>
              <w:pStyle w:val="TablePengesahan-Info"/>
            </w:pPr>
            <w:r w:rsidRPr="00AD6727">
              <w:t>Draft</w:t>
            </w:r>
          </w:p>
        </w:tc>
        <w:tc>
          <w:tcPr>
            <w:tcW w:w="1276" w:type="dxa"/>
            <w:tcMar>
              <w:top w:w="108" w:type="dxa"/>
              <w:bottom w:w="108" w:type="dxa"/>
            </w:tcMar>
          </w:tcPr>
          <w:p w14:paraId="2154DF68" w14:textId="16E6628A" w:rsidR="00720243" w:rsidRPr="00AD6727" w:rsidRDefault="00BA46D2" w:rsidP="00E60DC0">
            <w:pPr>
              <w:pStyle w:val="TablePengesahan-Info"/>
            </w:pPr>
            <w:r>
              <w:t>3</w:t>
            </w:r>
            <w:r w:rsidR="00BC7E59">
              <w:t xml:space="preserve"> Desember 2025</w:t>
            </w:r>
          </w:p>
        </w:tc>
        <w:tc>
          <w:tcPr>
            <w:tcW w:w="2268" w:type="dxa"/>
            <w:tcMar>
              <w:top w:w="108" w:type="dxa"/>
              <w:bottom w:w="108" w:type="dxa"/>
            </w:tcMar>
          </w:tcPr>
          <w:p w14:paraId="500B5DA4" w14:textId="15AD84A8" w:rsidR="00720243" w:rsidRPr="003C5F2F" w:rsidRDefault="003C5F2F" w:rsidP="00E60DC0">
            <w:pPr>
              <w:pStyle w:val="TablePengesahan-Info"/>
              <w:rPr>
                <w:lang w:val="en-US"/>
              </w:rPr>
            </w:pPr>
            <w:r>
              <w:rPr>
                <w:lang w:val="en-US"/>
              </w:rPr>
              <w:t>Inisial Awal</w:t>
            </w:r>
          </w:p>
        </w:tc>
        <w:tc>
          <w:tcPr>
            <w:tcW w:w="1559" w:type="dxa"/>
            <w:tcMar>
              <w:top w:w="108" w:type="dxa"/>
              <w:bottom w:w="108" w:type="dxa"/>
            </w:tcMar>
          </w:tcPr>
          <w:p w14:paraId="5F1433A5" w14:textId="3347F6CE" w:rsidR="00720243" w:rsidRPr="00AD6727" w:rsidRDefault="00BC7E59" w:rsidP="00E60DC0">
            <w:pPr>
              <w:pStyle w:val="TablePengesahan-Info"/>
            </w:pPr>
            <w:r>
              <w:t>Iman Subarkah</w:t>
            </w:r>
          </w:p>
        </w:tc>
        <w:tc>
          <w:tcPr>
            <w:tcW w:w="1418" w:type="dxa"/>
            <w:tcMar>
              <w:top w:w="108" w:type="dxa"/>
              <w:bottom w:w="108" w:type="dxa"/>
            </w:tcMar>
          </w:tcPr>
          <w:p w14:paraId="250E1D54" w14:textId="43CC4D04" w:rsidR="00720243" w:rsidRPr="00AD6727" w:rsidRDefault="00BC7E59" w:rsidP="00E60DC0">
            <w:pPr>
              <w:pStyle w:val="TablePengesahan-Info"/>
            </w:pPr>
            <w:r>
              <w:t>Marcell Wijaya</w:t>
            </w:r>
          </w:p>
        </w:tc>
      </w:tr>
    </w:tbl>
    <w:p w14:paraId="21CC2657" w14:textId="77777777" w:rsidR="00720243" w:rsidRPr="00720243" w:rsidRDefault="00720243" w:rsidP="0012306E"/>
    <w:p w14:paraId="05BCA674" w14:textId="77777777" w:rsidR="003C26D0" w:rsidRPr="003C26D0" w:rsidRDefault="003C26D0" w:rsidP="0012306E"/>
    <w:p w14:paraId="65A0FDFA" w14:textId="55F76F4B" w:rsidR="009D7403" w:rsidRDefault="009D7403" w:rsidP="0012306E"/>
    <w:sectPr w:rsidR="009D7403" w:rsidSect="009046EB">
      <w:headerReference w:type="default" r:id="rId16"/>
      <w:footerReference w:type="default" r:id="rId17"/>
      <w:pgSz w:w="11900" w:h="16840"/>
      <w:pgMar w:top="1440" w:right="1440" w:bottom="1440" w:left="1440" w:header="1440"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but Gemantri" w:date="2025-12-09T15:08:00Z" w:initials="IG">
    <w:p w14:paraId="0F6C2E5C" w14:textId="77777777" w:rsidR="000C47BC" w:rsidRDefault="000C47BC" w:rsidP="000C47BC">
      <w:pPr>
        <w:pStyle w:val="CommentText"/>
        <w:ind w:left="0"/>
        <w:jc w:val="left"/>
      </w:pPr>
      <w:r>
        <w:rPr>
          <w:rStyle w:val="CommentReference"/>
        </w:rPr>
        <w:annotationRef/>
      </w:r>
      <w:r>
        <w:t>Level Dokumen Kebijakan, approval oleh Direksi dalam bentuk Surat Keputusan.</w:t>
      </w:r>
    </w:p>
  </w:comment>
  <w:comment w:id="47" w:author="Ibut Gemantri" w:date="2025-12-04T16:58:00Z" w:initials="IG">
    <w:p w14:paraId="7B1F94FC" w14:textId="06A5E517" w:rsidR="009D6AB3" w:rsidRDefault="009D6AB3" w:rsidP="009D6AB3">
      <w:pPr>
        <w:pStyle w:val="CommentText"/>
        <w:ind w:left="0"/>
        <w:jc w:val="left"/>
      </w:pPr>
      <w:r>
        <w:rPr>
          <w:rStyle w:val="CommentReference"/>
        </w:rPr>
        <w:annotationRef/>
      </w:r>
      <w:r>
        <w:t>Kita perlu mendifinisikan kategori ini, cth: merah -&gt; Data tersebut diatur dengan akses yang sangat terbatas dan terproteksi,</w:t>
      </w:r>
    </w:p>
    <w:p w14:paraId="4930584A" w14:textId="77777777" w:rsidR="009D6AB3" w:rsidRDefault="009D6AB3" w:rsidP="009D6AB3">
      <w:pPr>
        <w:pStyle w:val="CommentText"/>
        <w:ind w:left="0"/>
        <w:jc w:val="left"/>
      </w:pPr>
      <w:r>
        <w:t>Kuning -&gt; dst..</w:t>
      </w:r>
    </w:p>
  </w:comment>
  <w:comment w:id="48" w:author="Ibut Gemantri" w:date="2025-12-04T17:00:00Z" w:initials="IG">
    <w:p w14:paraId="2BA96973" w14:textId="77777777" w:rsidR="009D6AB3" w:rsidRDefault="009D6AB3" w:rsidP="009D6AB3">
      <w:pPr>
        <w:pStyle w:val="CommentText"/>
        <w:ind w:left="0"/>
        <w:jc w:val="left"/>
      </w:pPr>
      <w:r>
        <w:rPr>
          <w:rStyle w:val="CommentReference"/>
        </w:rPr>
        <w:annotationRef/>
      </w:r>
      <w:r>
        <w:t>Tambah kolom “Sifat Data”</w:t>
      </w:r>
    </w:p>
    <w:p w14:paraId="1D3F2304" w14:textId="77777777" w:rsidR="009D6AB3" w:rsidRDefault="009D6AB3" w:rsidP="009D6AB3">
      <w:pPr>
        <w:pStyle w:val="CommentText"/>
        <w:numPr>
          <w:ilvl w:val="0"/>
          <w:numId w:val="30"/>
        </w:numPr>
        <w:jc w:val="left"/>
      </w:pPr>
      <w:r>
        <w:t>Data Pribadi yang bersifat Spesifik</w:t>
      </w:r>
    </w:p>
    <w:p w14:paraId="1A2F19D0" w14:textId="77777777" w:rsidR="009D6AB3" w:rsidRDefault="009D6AB3" w:rsidP="009D6AB3">
      <w:pPr>
        <w:pStyle w:val="CommentText"/>
        <w:numPr>
          <w:ilvl w:val="0"/>
          <w:numId w:val="30"/>
        </w:numPr>
        <w:jc w:val="left"/>
      </w:pPr>
      <w:r>
        <w:t>Data Pribadi yang bersifat Umum</w:t>
      </w:r>
    </w:p>
    <w:p w14:paraId="241A24FC" w14:textId="77777777" w:rsidR="009D6AB3" w:rsidRDefault="009D6AB3" w:rsidP="009D6AB3">
      <w:pPr>
        <w:pStyle w:val="CommentText"/>
        <w:ind w:left="0"/>
        <w:jc w:val="left"/>
      </w:pPr>
      <w:r>
        <w:t>Termasuk dengan penjelasan data yang ada di dalamnya.</w:t>
      </w:r>
    </w:p>
  </w:comment>
  <w:comment w:id="87" w:author="Ibut Gemantri" w:date="2025-12-04T17:02:00Z" w:initials="IG">
    <w:p w14:paraId="51CBC77C" w14:textId="77777777" w:rsidR="000C0D0A" w:rsidRDefault="000C0D0A" w:rsidP="000C0D0A">
      <w:pPr>
        <w:pStyle w:val="CommentText"/>
        <w:ind w:left="0"/>
        <w:jc w:val="left"/>
      </w:pPr>
      <w:r>
        <w:rPr>
          <w:rStyle w:val="CommentReference"/>
        </w:rPr>
        <w:annotationRef/>
      </w:r>
      <w:r>
        <w:t>Perlu alignment dengan SK Komite ini di Perusahaan</w:t>
      </w:r>
    </w:p>
  </w:comment>
  <w:comment w:id="88" w:author="Anthonius Kanaris E" w:date="2025-12-15T13:35:00Z" w:initials="AK">
    <w:p w14:paraId="6D4D2144" w14:textId="77777777" w:rsidR="00461EF1" w:rsidRDefault="00461EF1" w:rsidP="00461EF1">
      <w:pPr>
        <w:pStyle w:val="CommentText"/>
        <w:ind w:left="0"/>
        <w:jc w:val="left"/>
      </w:pPr>
      <w:r>
        <w:rPr>
          <w:rStyle w:val="CommentReference"/>
        </w:rPr>
        <w:annotationRef/>
      </w:r>
      <w:r>
        <w:t>Apakah akan dibentuk Dewan Pengarah Pengelolaan Data (Data Governance Council) ini atau fungsinya sama dengan Komite Pengarah TI yang telah dimiliki Perusahaan?</w:t>
      </w:r>
    </w:p>
  </w:comment>
  <w:comment w:id="100" w:author="Ibut Gemantri" w:date="2025-12-04T17:03:00Z" w:initials="IG">
    <w:p w14:paraId="1174EF9F" w14:textId="5A494D2B" w:rsidR="000C0D0A" w:rsidRDefault="000C0D0A" w:rsidP="000C0D0A">
      <w:pPr>
        <w:pStyle w:val="CommentText"/>
        <w:ind w:left="0"/>
        <w:jc w:val="left"/>
      </w:pPr>
      <w:r>
        <w:rPr>
          <w:rStyle w:val="CommentReference"/>
        </w:rPr>
        <w:annotationRef/>
      </w:r>
      <w:r>
        <w:t>Sesuai proses data yang terdapat pada Divisi dimaksud.</w:t>
      </w:r>
    </w:p>
  </w:comment>
  <w:comment w:id="101" w:author="Ibut Gemantri" w:date="2025-12-04T17:07:00Z" w:initials="IG">
    <w:p w14:paraId="7D58216E" w14:textId="77777777" w:rsidR="000C0D0A" w:rsidRDefault="000C0D0A" w:rsidP="000C0D0A">
      <w:pPr>
        <w:pStyle w:val="CommentText"/>
        <w:ind w:left="0"/>
        <w:jc w:val="left"/>
      </w:pPr>
      <w:r>
        <w:rPr>
          <w:rStyle w:val="CommentReference"/>
        </w:rPr>
        <w:annotationRef/>
      </w:r>
      <w:r>
        <w:t>Dalam mitigasi risiko harus naik tingkat dalam persetujuan yang diberikan.</w:t>
      </w:r>
    </w:p>
  </w:comment>
  <w:comment w:id="103" w:author="Anthonius Kanaris E" w:date="2025-12-15T13:36:00Z" w:initials="AK">
    <w:p w14:paraId="008A4305" w14:textId="77777777" w:rsidR="00461EF1" w:rsidRDefault="00461EF1" w:rsidP="00461EF1">
      <w:pPr>
        <w:pStyle w:val="CommentText"/>
        <w:ind w:left="0"/>
        <w:jc w:val="left"/>
      </w:pPr>
      <w:r>
        <w:rPr>
          <w:rStyle w:val="CommentReference"/>
        </w:rPr>
        <w:annotationRef/>
      </w:r>
      <w:r>
        <w:t>Mohon konfirmasi terkait hal ini?</w:t>
      </w:r>
    </w:p>
  </w:comment>
  <w:comment w:id="104" w:author="Anthonius Kanaris E" w:date="2025-12-15T13:36:00Z" w:initials="AK">
    <w:p w14:paraId="5EFC296A" w14:textId="0798D47D" w:rsidR="00461EF1" w:rsidRDefault="00461EF1" w:rsidP="00461EF1">
      <w:pPr>
        <w:pStyle w:val="CommentText"/>
        <w:ind w:left="0"/>
        <w:jc w:val="left"/>
      </w:pPr>
      <w:r>
        <w:rPr>
          <w:rStyle w:val="CommentReference"/>
        </w:rPr>
        <w:annotationRef/>
      </w:r>
      <w:r>
        <w:t>Mohon konfirmasi terkait hal ini?</w:t>
      </w:r>
    </w:p>
  </w:comment>
  <w:comment w:id="105" w:author="Anthonius Kanaris E" w:date="2025-12-15T13:38:00Z" w:initials="AK">
    <w:p w14:paraId="41A0EC4E" w14:textId="77777777" w:rsidR="00461EF1" w:rsidRDefault="00461EF1" w:rsidP="00461EF1">
      <w:pPr>
        <w:pStyle w:val="CommentText"/>
        <w:ind w:left="0"/>
        <w:jc w:val="left"/>
      </w:pPr>
      <w:r>
        <w:rPr>
          <w:rStyle w:val="CommentReference"/>
        </w:rPr>
        <w:annotationRef/>
      </w:r>
      <w:r>
        <w:t>Apakah sudah terdapat ketentuan hal ini?Perlu diperjelas yang dimaksud kualitas data harian ini sehingga pemantau sama2 mempunyai perspektif yang jelas terkait hal ini</w:t>
      </w:r>
    </w:p>
  </w:comment>
  <w:comment w:id="107" w:author="Ibut Gemantri" w:date="2025-12-04T17:10:00Z" w:initials="IG">
    <w:p w14:paraId="48A32F56" w14:textId="67022A4E" w:rsidR="000C0D0A" w:rsidRDefault="000C0D0A" w:rsidP="000C0D0A">
      <w:pPr>
        <w:pStyle w:val="CommentText"/>
        <w:ind w:left="0"/>
        <w:jc w:val="left"/>
      </w:pPr>
      <w:r>
        <w:rPr>
          <w:rStyle w:val="CommentReference"/>
        </w:rPr>
        <w:annotationRef/>
      </w:r>
      <w:r>
        <w:t>Suggest ini perlu diatur dan ditetapkan, karena kalau pemilik data (data owner) melekat pada Kepala Divisi.</w:t>
      </w:r>
    </w:p>
  </w:comment>
  <w:comment w:id="113" w:author="Ibut Gemantri" w:date="2025-12-04T17:11:00Z" w:initials="IG">
    <w:p w14:paraId="1FB67126" w14:textId="77777777" w:rsidR="000C0D0A" w:rsidRDefault="000C0D0A" w:rsidP="000C0D0A">
      <w:pPr>
        <w:pStyle w:val="CommentText"/>
        <w:ind w:left="0"/>
        <w:jc w:val="left"/>
      </w:pPr>
      <w:r>
        <w:rPr>
          <w:rStyle w:val="CommentReference"/>
        </w:rPr>
        <w:annotationRef/>
      </w:r>
      <w:r>
        <w:t>Perlu penyesuaian SK apabila Kebijakan ini berlaku.</w:t>
      </w:r>
    </w:p>
  </w:comment>
  <w:comment w:id="154" w:author="Ibut Gemantri" w:date="2025-12-04T17:14:00Z" w:initials="IG">
    <w:p w14:paraId="417B8236" w14:textId="77777777" w:rsidR="00BA5DBA" w:rsidRDefault="00BA5DBA" w:rsidP="00BA5DBA">
      <w:pPr>
        <w:pStyle w:val="CommentText"/>
        <w:ind w:left="0"/>
        <w:jc w:val="left"/>
      </w:pPr>
      <w:r>
        <w:rPr>
          <w:rStyle w:val="CommentReference"/>
        </w:rPr>
        <w:annotationRef/>
      </w:r>
      <w:r>
        <w:t>Seharusnya ini Satker Pelindungan Data Pribadi,</w:t>
      </w:r>
    </w:p>
    <w:p w14:paraId="4A419567" w14:textId="77777777" w:rsidR="00BA5DBA" w:rsidRDefault="00BA5DBA" w:rsidP="00BA5DBA">
      <w:pPr>
        <w:pStyle w:val="CommentText"/>
        <w:ind w:left="0"/>
        <w:jc w:val="left"/>
      </w:pPr>
      <w:r>
        <w:t>Data Owner sebagai “C”</w:t>
      </w:r>
    </w:p>
  </w:comment>
  <w:comment w:id="155" w:author="Ibut Gemantri" w:date="2025-12-04T17:15:00Z" w:initials="IG">
    <w:p w14:paraId="1BA1CBDB" w14:textId="77777777" w:rsidR="00BA5DBA" w:rsidRDefault="00BA5DBA" w:rsidP="00BA5DBA">
      <w:pPr>
        <w:pStyle w:val="CommentText"/>
        <w:ind w:left="0"/>
        <w:jc w:val="left"/>
      </w:pPr>
      <w:r>
        <w:rPr>
          <w:rStyle w:val="CommentReference"/>
        </w:rPr>
        <w:annotationRef/>
      </w:r>
      <w:r>
        <w:t>Menurut saya ini C</w:t>
      </w:r>
    </w:p>
  </w:comment>
  <w:comment w:id="156" w:author="Ibut Gemantri" w:date="2025-12-04T17:18:00Z" w:initials="IG">
    <w:p w14:paraId="001722B2" w14:textId="77777777" w:rsidR="006F6B7A" w:rsidRDefault="006F6B7A" w:rsidP="006F6B7A">
      <w:pPr>
        <w:pStyle w:val="CommentText"/>
        <w:ind w:left="0"/>
        <w:jc w:val="left"/>
      </w:pPr>
      <w:r>
        <w:rPr>
          <w:rStyle w:val="CommentReference"/>
        </w:rPr>
        <w:annotationRef/>
      </w:r>
      <w:r>
        <w:t>A/C</w:t>
      </w:r>
    </w:p>
  </w:comment>
  <w:comment w:id="163" w:author="Ibut Gemantri" w:date="2025-12-04T16:46:00Z" w:initials="IG">
    <w:p w14:paraId="336C0B7C" w14:textId="76491269" w:rsidR="001C783A" w:rsidRDefault="001C783A" w:rsidP="001C783A">
      <w:pPr>
        <w:pStyle w:val="CommentText"/>
        <w:ind w:left="0"/>
        <w:jc w:val="left"/>
      </w:pPr>
      <w:r>
        <w:rPr>
          <w:rStyle w:val="CommentReference"/>
        </w:rPr>
        <w:annotationRef/>
      </w:r>
      <w:r>
        <w:t>Perusahaan</w:t>
      </w:r>
    </w:p>
  </w:comment>
  <w:comment w:id="165" w:author="Ibut Gemantri" w:date="2025-12-04T17:19:00Z" w:initials="IG">
    <w:p w14:paraId="369F2101" w14:textId="77777777" w:rsidR="001D012F" w:rsidRDefault="001D012F" w:rsidP="001D012F">
      <w:pPr>
        <w:pStyle w:val="CommentText"/>
        <w:ind w:left="0"/>
        <w:jc w:val="left"/>
      </w:pPr>
      <w:r>
        <w:rPr>
          <w:rStyle w:val="CommentReference"/>
        </w:rPr>
        <w:annotationRef/>
      </w:r>
      <w:r>
        <w:t>Data Custodian?</w:t>
      </w:r>
    </w:p>
  </w:comment>
  <w:comment w:id="167" w:author="Ibut Gemantri" w:date="2025-12-04T17:30:00Z" w:initials="IG">
    <w:p w14:paraId="212D6C25" w14:textId="77777777" w:rsidR="00573284" w:rsidRDefault="00573284" w:rsidP="00573284">
      <w:pPr>
        <w:pStyle w:val="CommentText"/>
        <w:ind w:left="0"/>
        <w:jc w:val="left"/>
      </w:pPr>
      <w:r>
        <w:rPr>
          <w:rStyle w:val="CommentReference"/>
        </w:rPr>
        <w:annotationRef/>
      </w:r>
      <w:r>
        <w:t>Kalau ini jadi Kebijakan, dan Data Owner sudah didefinisikan, menurut saya otomatis tanggung jawab Data Owner melekat sesuai definisi dimaksud sejak Kebijakan ini berlaku.</w:t>
      </w:r>
    </w:p>
  </w:comment>
  <w:comment w:id="172" w:author="Ibut Gemantri" w:date="2025-12-09T15:14:00Z" w:initials="IG">
    <w:p w14:paraId="7098354D" w14:textId="77777777" w:rsidR="00E03D15" w:rsidRDefault="00E03D15" w:rsidP="00E03D15">
      <w:pPr>
        <w:pStyle w:val="CommentText"/>
        <w:ind w:left="0"/>
        <w:jc w:val="left"/>
      </w:pPr>
      <w:r>
        <w:rPr>
          <w:rStyle w:val="CommentReference"/>
        </w:rPr>
        <w:annotationRef/>
      </w:r>
      <w:r>
        <w:t>Menurut saya Data Governance Council memberikan rekomendasi atas hasil kaji ulang, perubahan kebijakan ada di level Management.</w:t>
      </w:r>
    </w:p>
  </w:comment>
  <w:comment w:id="174" w:author="Ibut Gemantri" w:date="2025-12-09T15:20:00Z" w:initials="IG">
    <w:p w14:paraId="46764626" w14:textId="77777777" w:rsidR="00C37E2F" w:rsidRDefault="00C37E2F" w:rsidP="00C37E2F">
      <w:pPr>
        <w:pStyle w:val="CommentText"/>
        <w:ind w:left="0"/>
        <w:jc w:val="left"/>
      </w:pPr>
      <w:r>
        <w:rPr>
          <w:rStyle w:val="CommentReference"/>
        </w:rPr>
        <w:annotationRef/>
      </w:r>
      <w:r>
        <w:t>Perlu diatur dan dibuatkan Prosedur.</w:t>
      </w:r>
    </w:p>
  </w:comment>
  <w:comment w:id="177" w:author="Ibut Gemantri" w:date="2025-12-09T14:59:00Z" w:initials="IG">
    <w:p w14:paraId="2B528923" w14:textId="2E9E3977" w:rsidR="00B21838" w:rsidRDefault="00B21838" w:rsidP="00B21838">
      <w:pPr>
        <w:pStyle w:val="CommentText"/>
        <w:ind w:left="0"/>
        <w:jc w:val="left"/>
      </w:pPr>
      <w:r>
        <w:rPr>
          <w:rStyle w:val="CommentReference"/>
        </w:rPr>
        <w:annotationRef/>
      </w:r>
      <w:r>
        <w:t>Suggest gunakan istilah yang tepat dalam penggunaan atau pengelolaan di Perusahaan</w:t>
      </w:r>
    </w:p>
  </w:comment>
  <w:comment w:id="182" w:author="Ibut Gemantri" w:date="2025-12-09T14:59:00Z" w:initials="IG">
    <w:p w14:paraId="7A0D4CE8" w14:textId="77777777" w:rsidR="00B21838" w:rsidRDefault="00B21838" w:rsidP="00B21838">
      <w:pPr>
        <w:pStyle w:val="CommentText"/>
        <w:ind w:left="0"/>
        <w:jc w:val="left"/>
      </w:pPr>
      <w:r>
        <w:rPr>
          <w:rStyle w:val="CommentReference"/>
        </w:rPr>
        <w:annotationRef/>
      </w:r>
      <w:r>
        <w:t>Ini seharusnya tercapture di ROPA</w:t>
      </w:r>
    </w:p>
  </w:comment>
  <w:comment w:id="187" w:author="Ibut Gemantri" w:date="2025-12-09T15:00:00Z" w:initials="IG">
    <w:p w14:paraId="63BAF0AF" w14:textId="77777777" w:rsidR="00B21838" w:rsidRDefault="00B21838" w:rsidP="00B21838">
      <w:pPr>
        <w:pStyle w:val="CommentText"/>
        <w:ind w:left="0"/>
        <w:jc w:val="left"/>
      </w:pPr>
      <w:r>
        <w:rPr>
          <w:rStyle w:val="CommentReference"/>
        </w:rPr>
        <w:annotationRef/>
      </w:r>
      <w:r>
        <w:t>Perlu diatur kalau ada Kebijakan ini.</w:t>
      </w:r>
    </w:p>
  </w:comment>
  <w:comment w:id="191" w:author="Ibut Gemantri" w:date="2025-12-09T15:01:00Z" w:initials="IG">
    <w:p w14:paraId="7768A081" w14:textId="77777777" w:rsidR="00B21838" w:rsidRDefault="00B21838" w:rsidP="00B21838">
      <w:pPr>
        <w:pStyle w:val="CommentText"/>
        <w:ind w:left="0"/>
        <w:jc w:val="left"/>
      </w:pPr>
      <w:r>
        <w:rPr>
          <w:rStyle w:val="CommentReference"/>
        </w:rPr>
        <w:annotationRef/>
      </w:r>
      <w:r>
        <w:t>Disampaikan kepada siapa, dan persetujuannya seperti apa.</w:t>
      </w:r>
    </w:p>
  </w:comment>
  <w:comment w:id="196" w:author="Ibut Gemantri" w:date="2025-12-09T15:02:00Z" w:initials="IG">
    <w:p w14:paraId="158590E2" w14:textId="77777777" w:rsidR="00B21838" w:rsidRDefault="00B21838" w:rsidP="00B21838">
      <w:pPr>
        <w:pStyle w:val="CommentText"/>
        <w:ind w:left="0"/>
        <w:jc w:val="left"/>
      </w:pPr>
      <w:r>
        <w:rPr>
          <w:rStyle w:val="CommentReference"/>
        </w:rPr>
        <w:annotationRef/>
      </w:r>
      <w:r>
        <w:t>Perlu diatur kemudian dalam Prosedur.</w:t>
      </w:r>
    </w:p>
  </w:comment>
  <w:comment w:id="211" w:author="Ibut Gemantri" w:date="2025-12-09T15:23:00Z" w:initials="IG">
    <w:p w14:paraId="5E8900B3" w14:textId="77777777" w:rsidR="007D7F2D" w:rsidRDefault="007D7F2D" w:rsidP="007D7F2D">
      <w:pPr>
        <w:pStyle w:val="CommentText"/>
        <w:ind w:left="0"/>
        <w:jc w:val="left"/>
      </w:pPr>
      <w:r>
        <w:rPr>
          <w:rStyle w:val="CommentReference"/>
        </w:rPr>
        <w:annotationRef/>
      </w:r>
      <w:r>
        <w:t>Sesuai Kebijakan RPO/RTO Perusahaan</w:t>
      </w:r>
    </w:p>
  </w:comment>
  <w:comment w:id="215" w:author="Ibut Gemantri" w:date="2025-12-09T15:04:00Z" w:initials="IG">
    <w:p w14:paraId="35DB9395" w14:textId="6B02CB7D" w:rsidR="00B21838" w:rsidRDefault="00B21838" w:rsidP="00B21838">
      <w:pPr>
        <w:pStyle w:val="CommentText"/>
        <w:ind w:left="0"/>
        <w:jc w:val="left"/>
      </w:pPr>
      <w:r>
        <w:rPr>
          <w:rStyle w:val="CommentReference"/>
        </w:rPr>
        <w:annotationRef/>
      </w:r>
      <w:r>
        <w:t>Perlu diatur atau merujuk Kebijakan Retensi Dokumen Perusahaan.</w:t>
      </w:r>
    </w:p>
  </w:comment>
  <w:comment w:id="223" w:author="Ibut Gemantri" w:date="2025-12-09T15:05:00Z" w:initials="IG">
    <w:p w14:paraId="57775D1F" w14:textId="77777777" w:rsidR="00C40D50" w:rsidRDefault="00C40D50" w:rsidP="00C40D50">
      <w:pPr>
        <w:pStyle w:val="CommentText"/>
        <w:ind w:left="0"/>
        <w:jc w:val="left"/>
      </w:pPr>
      <w:r>
        <w:rPr>
          <w:rStyle w:val="CommentReference"/>
        </w:rPr>
        <w:annotationRef/>
      </w:r>
      <w:r>
        <w:t>Perlu melihat atau merujuk Kebijakan Klasifikasi Dokumen Perusahaan</w:t>
      </w:r>
    </w:p>
  </w:comment>
  <w:comment w:id="226" w:author="Ibut Gemantri" w:date="2025-12-09T15:07:00Z" w:initials="IG">
    <w:p w14:paraId="4B367444" w14:textId="77777777" w:rsidR="00E03D15" w:rsidRDefault="00C40D50" w:rsidP="00E03D15">
      <w:pPr>
        <w:pStyle w:val="CommentText"/>
        <w:ind w:left="0"/>
        <w:jc w:val="left"/>
      </w:pPr>
      <w:r>
        <w:rPr>
          <w:rStyle w:val="CommentReference"/>
        </w:rPr>
        <w:annotationRef/>
      </w:r>
      <w:r w:rsidR="00E03D15">
        <w:t>Suggest saya, justru kebijakan disini lebih rigit mengatur disesuaikan dengan Konteks UU PDP, yaitu Data Pribadi yang bersifat Spesifik dan Umum.</w:t>
      </w:r>
    </w:p>
  </w:comment>
  <w:comment w:id="229" w:author="Ibut Gemantri" w:date="2025-12-09T15:26:00Z" w:initials="IG">
    <w:p w14:paraId="3877375C" w14:textId="77777777" w:rsidR="007D7F2D" w:rsidRDefault="007D7F2D" w:rsidP="007D7F2D">
      <w:pPr>
        <w:pStyle w:val="CommentText"/>
        <w:ind w:left="0"/>
        <w:jc w:val="left"/>
      </w:pPr>
      <w:r>
        <w:rPr>
          <w:rStyle w:val="CommentReference"/>
        </w:rPr>
        <w:annotationRef/>
      </w:r>
      <w:r>
        <w:t>wajib</w:t>
      </w:r>
    </w:p>
  </w:comment>
  <w:comment w:id="250" w:author="Ibut Gemantri" w:date="2025-12-09T15:31:00Z" w:initials="IG">
    <w:p w14:paraId="43E4322D" w14:textId="77777777" w:rsidR="005F0574" w:rsidRDefault="005F0574" w:rsidP="005F0574">
      <w:pPr>
        <w:pStyle w:val="CommentText"/>
        <w:ind w:left="0"/>
        <w:jc w:val="left"/>
      </w:pPr>
      <w:r>
        <w:rPr>
          <w:rStyle w:val="CommentReference"/>
        </w:rPr>
        <w:annotationRef/>
      </w:r>
      <w:r>
        <w:t>Perlu reviu kembali proses bisnis Perusahaan yang saat ini sudah tersedia layanan secara digital, agar dimasukan disini.</w:t>
      </w:r>
    </w:p>
  </w:comment>
  <w:comment w:id="253" w:author="Ibut Gemantri" w:date="2025-12-09T15:36:00Z" w:initials="IG">
    <w:p w14:paraId="103F83F6" w14:textId="77777777" w:rsidR="005F0574" w:rsidRDefault="005F0574" w:rsidP="005F0574">
      <w:pPr>
        <w:pStyle w:val="CommentText"/>
        <w:ind w:left="0"/>
        <w:jc w:val="left"/>
      </w:pPr>
      <w:r>
        <w:rPr>
          <w:rStyle w:val="CommentReference"/>
        </w:rPr>
        <w:annotationRef/>
      </w:r>
      <w:r>
        <w:t>Maksudnya?</w:t>
      </w:r>
    </w:p>
  </w:comment>
  <w:comment w:id="255" w:author="Ibut Gemantri" w:date="2025-12-09T15:37:00Z" w:initials="IG">
    <w:p w14:paraId="68137B35" w14:textId="77777777" w:rsidR="005F0574" w:rsidRDefault="005F0574" w:rsidP="005F0574">
      <w:pPr>
        <w:pStyle w:val="CommentText"/>
        <w:ind w:left="0"/>
        <w:jc w:val="left"/>
      </w:pPr>
      <w:r>
        <w:rPr>
          <w:rStyle w:val="CommentReference"/>
        </w:rPr>
        <w:annotationRef/>
      </w:r>
      <w:r>
        <w:t>Merujuk Kebijakan Retensi Dokumen Perusahaan saja.</w:t>
      </w:r>
    </w:p>
  </w:comment>
  <w:comment w:id="257" w:author="Ibut Gemantri" w:date="2025-12-09T15:40:00Z" w:initials="IG">
    <w:p w14:paraId="2F34AA66" w14:textId="77777777" w:rsidR="005F0574" w:rsidRDefault="005F0574" w:rsidP="005F0574">
      <w:pPr>
        <w:pStyle w:val="CommentText"/>
        <w:ind w:left="0"/>
        <w:jc w:val="left"/>
      </w:pPr>
      <w:r>
        <w:rPr>
          <w:rStyle w:val="CommentReference"/>
        </w:rPr>
        <w:annotationRef/>
      </w:r>
      <w:r>
        <w:t>Suggest saya, ini perlu juga diselaraskan dengan “data processor” dan “data controller” di internal Perusahaan</w:t>
      </w:r>
    </w:p>
  </w:comment>
  <w:comment w:id="318" w:author="Anthonius Kanaris E" w:date="2025-12-15T17:34:00Z" w:initials="AK">
    <w:p w14:paraId="72FA3C7F" w14:textId="77777777" w:rsidR="00E908E8" w:rsidRDefault="00E908E8" w:rsidP="00E908E8">
      <w:pPr>
        <w:pStyle w:val="CommentText"/>
        <w:ind w:left="0"/>
        <w:jc w:val="left"/>
      </w:pPr>
      <w:r>
        <w:rPr>
          <w:rStyle w:val="CommentReference"/>
        </w:rPr>
        <w:annotationRef/>
      </w:r>
      <w:r>
        <w:t>Mohon konfirmasi bagaimana monitoringnya?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6C2E5C" w15:done="0"/>
  <w15:commentEx w15:paraId="4930584A" w15:done="0"/>
  <w15:commentEx w15:paraId="241A24FC" w15:done="0"/>
  <w15:commentEx w15:paraId="51CBC77C" w15:done="0"/>
  <w15:commentEx w15:paraId="6D4D2144" w15:paraIdParent="51CBC77C" w15:done="0"/>
  <w15:commentEx w15:paraId="1174EF9F" w15:done="0"/>
  <w15:commentEx w15:paraId="7D58216E" w15:done="0"/>
  <w15:commentEx w15:paraId="008A4305" w15:done="0"/>
  <w15:commentEx w15:paraId="5EFC296A" w15:done="0"/>
  <w15:commentEx w15:paraId="41A0EC4E" w15:done="0"/>
  <w15:commentEx w15:paraId="48A32F56" w15:done="0"/>
  <w15:commentEx w15:paraId="1FB67126" w15:done="0"/>
  <w15:commentEx w15:paraId="4A419567" w15:done="0"/>
  <w15:commentEx w15:paraId="1BA1CBDB" w15:done="0"/>
  <w15:commentEx w15:paraId="001722B2" w15:done="0"/>
  <w15:commentEx w15:paraId="336C0B7C" w15:done="0"/>
  <w15:commentEx w15:paraId="369F2101" w15:done="0"/>
  <w15:commentEx w15:paraId="212D6C25" w15:done="0"/>
  <w15:commentEx w15:paraId="7098354D" w15:done="0"/>
  <w15:commentEx w15:paraId="46764626" w15:done="0"/>
  <w15:commentEx w15:paraId="2B528923" w15:done="0"/>
  <w15:commentEx w15:paraId="7A0D4CE8" w15:done="0"/>
  <w15:commentEx w15:paraId="63BAF0AF" w15:done="0"/>
  <w15:commentEx w15:paraId="7768A081" w15:done="0"/>
  <w15:commentEx w15:paraId="158590E2" w15:done="0"/>
  <w15:commentEx w15:paraId="5E8900B3" w15:done="0"/>
  <w15:commentEx w15:paraId="35DB9395" w15:done="0"/>
  <w15:commentEx w15:paraId="57775D1F" w15:done="0"/>
  <w15:commentEx w15:paraId="4B367444" w15:done="0"/>
  <w15:commentEx w15:paraId="3877375C" w15:done="0"/>
  <w15:commentEx w15:paraId="43E4322D" w15:done="0"/>
  <w15:commentEx w15:paraId="103F83F6" w15:done="0"/>
  <w15:commentEx w15:paraId="68137B35" w15:done="0"/>
  <w15:commentEx w15:paraId="2F34AA66" w15:done="0"/>
  <w15:commentEx w15:paraId="72FA3C7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CBD35B" w16cex:dateUtc="2025-12-09T08:08:00Z"/>
  <w16cex:commentExtensible w16cex:durableId="3A1008DA" w16cex:dateUtc="2025-12-04T09:58:00Z"/>
  <w16cex:commentExtensible w16cex:durableId="078359B7" w16cex:dateUtc="2025-12-04T10:00:00Z"/>
  <w16cex:commentExtensible w16cex:durableId="6C705705" w16cex:dateUtc="2025-12-04T10:02:00Z"/>
  <w16cex:commentExtensible w16cex:durableId="176CD038" w16cex:dateUtc="2025-12-15T06:35:00Z"/>
  <w16cex:commentExtensible w16cex:durableId="0B8F28E6" w16cex:dateUtc="2025-12-04T10:03:00Z"/>
  <w16cex:commentExtensible w16cex:durableId="5E9F38EF" w16cex:dateUtc="2025-12-04T10:07:00Z"/>
  <w16cex:commentExtensible w16cex:durableId="764ACCD9" w16cex:dateUtc="2025-12-15T06:36:00Z"/>
  <w16cex:commentExtensible w16cex:durableId="34BA64E2" w16cex:dateUtc="2025-12-15T06:36:00Z"/>
  <w16cex:commentExtensible w16cex:durableId="78FE3BD4" w16cex:dateUtc="2025-12-15T06:38:00Z"/>
  <w16cex:commentExtensible w16cex:durableId="3089E636" w16cex:dateUtc="2025-12-04T10:10:00Z"/>
  <w16cex:commentExtensible w16cex:durableId="34DB8A6E" w16cex:dateUtc="2025-12-04T10:11:00Z"/>
  <w16cex:commentExtensible w16cex:durableId="720E66E2" w16cex:dateUtc="2025-12-04T10:14:00Z"/>
  <w16cex:commentExtensible w16cex:durableId="219BB55F" w16cex:dateUtc="2025-12-04T10:15:00Z"/>
  <w16cex:commentExtensible w16cex:durableId="166154EF" w16cex:dateUtc="2025-12-04T10:18:00Z"/>
  <w16cex:commentExtensible w16cex:durableId="417AAFF1" w16cex:dateUtc="2025-12-04T09:46:00Z"/>
  <w16cex:commentExtensible w16cex:durableId="59A5636F" w16cex:dateUtc="2025-12-04T10:19:00Z"/>
  <w16cex:commentExtensible w16cex:durableId="4D2C3380" w16cex:dateUtc="2025-12-04T10:30:00Z"/>
  <w16cex:commentExtensible w16cex:durableId="258F043E" w16cex:dateUtc="2025-12-09T08:14:00Z"/>
  <w16cex:commentExtensible w16cex:durableId="7DBD5B5A" w16cex:dateUtc="2025-12-09T08:20:00Z"/>
  <w16cex:commentExtensible w16cex:durableId="2CBBA0AC" w16cex:dateUtc="2025-12-09T07:59:00Z"/>
  <w16cex:commentExtensible w16cex:durableId="6E2B3CBB" w16cex:dateUtc="2025-12-09T07:59:00Z"/>
  <w16cex:commentExtensible w16cex:durableId="4D29F38A" w16cex:dateUtc="2025-12-09T08:00:00Z"/>
  <w16cex:commentExtensible w16cex:durableId="2C919DCC" w16cex:dateUtc="2025-12-09T08:01:00Z"/>
  <w16cex:commentExtensible w16cex:durableId="5C9B9065" w16cex:dateUtc="2025-12-09T08:02:00Z"/>
  <w16cex:commentExtensible w16cex:durableId="73D56699" w16cex:dateUtc="2025-12-09T08:23:00Z"/>
  <w16cex:commentExtensible w16cex:durableId="3B4C5C33" w16cex:dateUtc="2025-12-09T08:04:00Z"/>
  <w16cex:commentExtensible w16cex:durableId="01DDC740" w16cex:dateUtc="2025-12-09T08:05:00Z"/>
  <w16cex:commentExtensible w16cex:durableId="5743AEFC" w16cex:dateUtc="2025-12-09T08:07:00Z"/>
  <w16cex:commentExtensible w16cex:durableId="744AA4A7" w16cex:dateUtc="2025-12-09T08:26:00Z"/>
  <w16cex:commentExtensible w16cex:durableId="2615D060" w16cex:dateUtc="2025-12-09T08:31:00Z"/>
  <w16cex:commentExtensible w16cex:durableId="3206B727" w16cex:dateUtc="2025-12-09T08:36:00Z"/>
  <w16cex:commentExtensible w16cex:durableId="7F6188DC" w16cex:dateUtc="2025-12-09T08:37:00Z"/>
  <w16cex:commentExtensible w16cex:durableId="7E96C7B1" w16cex:dateUtc="2025-12-09T08:40:00Z"/>
  <w16cex:commentExtensible w16cex:durableId="6F1F0C62" w16cex:dateUtc="2025-12-15T10: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6C2E5C" w16cid:durableId="1ACBD35B"/>
  <w16cid:commentId w16cid:paraId="4930584A" w16cid:durableId="3A1008DA"/>
  <w16cid:commentId w16cid:paraId="241A24FC" w16cid:durableId="078359B7"/>
  <w16cid:commentId w16cid:paraId="51CBC77C" w16cid:durableId="6C705705"/>
  <w16cid:commentId w16cid:paraId="6D4D2144" w16cid:durableId="176CD038"/>
  <w16cid:commentId w16cid:paraId="1174EF9F" w16cid:durableId="0B8F28E6"/>
  <w16cid:commentId w16cid:paraId="7D58216E" w16cid:durableId="5E9F38EF"/>
  <w16cid:commentId w16cid:paraId="008A4305" w16cid:durableId="764ACCD9"/>
  <w16cid:commentId w16cid:paraId="5EFC296A" w16cid:durableId="34BA64E2"/>
  <w16cid:commentId w16cid:paraId="41A0EC4E" w16cid:durableId="78FE3BD4"/>
  <w16cid:commentId w16cid:paraId="48A32F56" w16cid:durableId="3089E636"/>
  <w16cid:commentId w16cid:paraId="1FB67126" w16cid:durableId="34DB8A6E"/>
  <w16cid:commentId w16cid:paraId="4A419567" w16cid:durableId="720E66E2"/>
  <w16cid:commentId w16cid:paraId="1BA1CBDB" w16cid:durableId="219BB55F"/>
  <w16cid:commentId w16cid:paraId="001722B2" w16cid:durableId="166154EF"/>
  <w16cid:commentId w16cid:paraId="336C0B7C" w16cid:durableId="417AAFF1"/>
  <w16cid:commentId w16cid:paraId="369F2101" w16cid:durableId="59A5636F"/>
  <w16cid:commentId w16cid:paraId="212D6C25" w16cid:durableId="4D2C3380"/>
  <w16cid:commentId w16cid:paraId="7098354D" w16cid:durableId="258F043E"/>
  <w16cid:commentId w16cid:paraId="46764626" w16cid:durableId="7DBD5B5A"/>
  <w16cid:commentId w16cid:paraId="2B528923" w16cid:durableId="2CBBA0AC"/>
  <w16cid:commentId w16cid:paraId="7A0D4CE8" w16cid:durableId="6E2B3CBB"/>
  <w16cid:commentId w16cid:paraId="63BAF0AF" w16cid:durableId="4D29F38A"/>
  <w16cid:commentId w16cid:paraId="7768A081" w16cid:durableId="2C919DCC"/>
  <w16cid:commentId w16cid:paraId="158590E2" w16cid:durableId="5C9B9065"/>
  <w16cid:commentId w16cid:paraId="5E8900B3" w16cid:durableId="73D56699"/>
  <w16cid:commentId w16cid:paraId="35DB9395" w16cid:durableId="3B4C5C33"/>
  <w16cid:commentId w16cid:paraId="57775D1F" w16cid:durableId="01DDC740"/>
  <w16cid:commentId w16cid:paraId="4B367444" w16cid:durableId="5743AEFC"/>
  <w16cid:commentId w16cid:paraId="3877375C" w16cid:durableId="744AA4A7"/>
  <w16cid:commentId w16cid:paraId="43E4322D" w16cid:durableId="2615D060"/>
  <w16cid:commentId w16cid:paraId="103F83F6" w16cid:durableId="3206B727"/>
  <w16cid:commentId w16cid:paraId="68137B35" w16cid:durableId="7F6188DC"/>
  <w16cid:commentId w16cid:paraId="2F34AA66" w16cid:durableId="7E96C7B1"/>
  <w16cid:commentId w16cid:paraId="72FA3C7F" w16cid:durableId="6F1F0C6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6CB52" w14:textId="77777777" w:rsidR="00554181" w:rsidRDefault="00554181" w:rsidP="0012306E">
      <w:r>
        <w:separator/>
      </w:r>
    </w:p>
    <w:p w14:paraId="59F30492" w14:textId="77777777" w:rsidR="00554181" w:rsidRDefault="00554181" w:rsidP="0012306E"/>
  </w:endnote>
  <w:endnote w:type="continuationSeparator" w:id="0">
    <w:p w14:paraId="2491BAC2" w14:textId="77777777" w:rsidR="00554181" w:rsidRDefault="00554181" w:rsidP="0012306E">
      <w:r>
        <w:continuationSeparator/>
      </w:r>
    </w:p>
    <w:p w14:paraId="05B65C9A" w14:textId="77777777" w:rsidR="00554181" w:rsidRDefault="00554181" w:rsidP="001230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Raleway">
    <w:charset w:val="00"/>
    <w:family w:val="auto"/>
    <w:pitch w:val="variable"/>
    <w:sig w:usb0="A00002FF" w:usb1="5000205B" w:usb2="00000000" w:usb3="00000000" w:csb0="00000197"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81434991"/>
      <w:docPartObj>
        <w:docPartGallery w:val="Page Numbers (Bottom of Page)"/>
        <w:docPartUnique/>
      </w:docPartObj>
    </w:sdtPr>
    <w:sdtEndPr>
      <w:rPr>
        <w:rStyle w:val="PageNumber"/>
      </w:rPr>
    </w:sdtEndPr>
    <w:sdtContent>
      <w:p w14:paraId="16A34313" w14:textId="0DE4673C" w:rsidR="006025BE" w:rsidRDefault="006025BE" w:rsidP="0012306E">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BA1D2AC" w14:textId="77777777" w:rsidR="0006486D" w:rsidRDefault="0006486D" w:rsidP="001230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55876985"/>
      <w:docPartObj>
        <w:docPartGallery w:val="Page Numbers (Bottom of Page)"/>
        <w:docPartUnique/>
      </w:docPartObj>
    </w:sdtPr>
    <w:sdtEndPr>
      <w:rPr>
        <w:rStyle w:val="PageNumber"/>
      </w:rPr>
    </w:sdtEndPr>
    <w:sdtContent>
      <w:p w14:paraId="3DCF97A9" w14:textId="366E5CA6" w:rsidR="006025BE" w:rsidRDefault="006025BE" w:rsidP="0012306E">
        <w:pPr>
          <w:pStyle w:val="PageNumber-Section"/>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6EFBA13D" w14:textId="77777777" w:rsidR="0006486D" w:rsidRDefault="0006486D" w:rsidP="0012306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834DE" w14:textId="3043F49F" w:rsidR="00F610D6" w:rsidRPr="002459BD" w:rsidRDefault="002459BD" w:rsidP="0012306E">
    <w:pPr>
      <w:pStyle w:val="Footer"/>
      <w:rPr>
        <w:lang w:val="en-US"/>
      </w:rPr>
    </w:pPr>
    <w:r>
      <w:rPr>
        <w:noProof/>
        <w:lang w:val="en-US"/>
      </w:rPr>
      <mc:AlternateContent>
        <mc:Choice Requires="wps">
          <w:drawing>
            <wp:anchor distT="0" distB="0" distL="114300" distR="114300" simplePos="0" relativeHeight="251666432" behindDoc="0" locked="0" layoutInCell="1" allowOverlap="1" wp14:anchorId="3A0C56D9" wp14:editId="3A182170">
              <wp:simplePos x="0" y="0"/>
              <wp:positionH relativeFrom="column">
                <wp:posOffset>-922946</wp:posOffset>
              </wp:positionH>
              <wp:positionV relativeFrom="paragraph">
                <wp:posOffset>-158452</wp:posOffset>
              </wp:positionV>
              <wp:extent cx="2435207" cy="0"/>
              <wp:effectExtent l="0" t="12700" r="29210" b="25400"/>
              <wp:wrapNone/>
              <wp:docPr id="1703696245" name="Straight Connector 2"/>
              <wp:cNvGraphicFramePr/>
              <a:graphic xmlns:a="http://schemas.openxmlformats.org/drawingml/2006/main">
                <a:graphicData uri="http://schemas.microsoft.com/office/word/2010/wordprocessingShape">
                  <wps:wsp>
                    <wps:cNvCnPr/>
                    <wps:spPr>
                      <a:xfrm>
                        <a:off x="0" y="0"/>
                        <a:ext cx="2435207"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435775" id="Straight Connector 2"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65pt,-12.5pt" to="119.1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" strokecolor="#4472c4 [3204]" strokeweight="3pt">
              <v:stroke joinstyle="miter"/>
            </v:line>
          </w:pict>
        </mc:Fallback>
      </mc:AlternateContent>
    </w:r>
    <w:r>
      <w:rPr>
        <w:lang w:val="en-US"/>
      </w:rPr>
      <w:t>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5897D" w14:textId="77777777" w:rsidR="00554181" w:rsidRDefault="00554181" w:rsidP="0012306E">
      <w:r>
        <w:separator/>
      </w:r>
    </w:p>
    <w:p w14:paraId="3DB85095" w14:textId="77777777" w:rsidR="00554181" w:rsidRDefault="00554181" w:rsidP="0012306E"/>
  </w:footnote>
  <w:footnote w:type="continuationSeparator" w:id="0">
    <w:p w14:paraId="6A794D3A" w14:textId="77777777" w:rsidR="00554181" w:rsidRDefault="00554181" w:rsidP="0012306E">
      <w:r>
        <w:continuationSeparator/>
      </w:r>
    </w:p>
    <w:p w14:paraId="4A9494B1" w14:textId="77777777" w:rsidR="00554181" w:rsidRDefault="00554181" w:rsidP="0012306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13E53" w14:textId="505760F5" w:rsidR="0006486D" w:rsidRDefault="008A52E9" w:rsidP="0012306E">
    <w:pPr>
      <w:pStyle w:val="Header"/>
    </w:pPr>
    <w:r>
      <w:rPr>
        <w:rFonts w:ascii="Arial" w:hAnsi="Arial" w:cs="Arial"/>
        <w:noProof/>
        <w:lang w:val="en-US"/>
      </w:rPr>
      <w:drawing>
        <wp:anchor distT="0" distB="0" distL="114300" distR="114300" simplePos="0" relativeHeight="251668480" behindDoc="1" locked="0" layoutInCell="1" allowOverlap="1" wp14:anchorId="432F6BE6" wp14:editId="49179180">
          <wp:simplePos x="0" y="0"/>
          <wp:positionH relativeFrom="column">
            <wp:posOffset>-933450</wp:posOffset>
          </wp:positionH>
          <wp:positionV relativeFrom="paragraph">
            <wp:posOffset>-462280</wp:posOffset>
          </wp:positionV>
          <wp:extent cx="7614020" cy="10789200"/>
          <wp:effectExtent l="0" t="0" r="0" b="635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 Pedoman 042023.jpeg"/>
                  <pic:cNvPicPr/>
                </pic:nvPicPr>
                <pic:blipFill>
                  <a:blip r:embed="rId1">
                    <a:extLst>
                      <a:ext uri="{28A0092B-C50C-407E-A947-70E740481C1C}">
                        <a14:useLocalDpi xmlns:a14="http://schemas.microsoft.com/office/drawing/2010/main" val="0"/>
                      </a:ext>
                    </a:extLst>
                  </a:blip>
                  <a:stretch>
                    <a:fillRect/>
                  </a:stretch>
                </pic:blipFill>
                <pic:spPr>
                  <a:xfrm>
                    <a:off x="0" y="0"/>
                    <a:ext cx="7614020" cy="10789200"/>
                  </a:xfrm>
                  <a:prstGeom prst="rect">
                    <a:avLst/>
                  </a:prstGeom>
                </pic:spPr>
              </pic:pic>
            </a:graphicData>
          </a:graphic>
          <wp14:sizeRelH relativeFrom="page">
            <wp14:pctWidth>0</wp14:pctWidth>
          </wp14:sizeRelH>
          <wp14:sizeRelV relativeFrom="page">
            <wp14:pctHeight>0</wp14:pctHeight>
          </wp14:sizeRelV>
        </wp:anchor>
      </w:drawing>
    </w:r>
    <w:r w:rsidR="00712804">
      <w:rPr>
        <w:noProof/>
      </w:rPr>
      <mc:AlternateContent>
        <mc:Choice Requires="wps">
          <w:drawing>
            <wp:anchor distT="0" distB="0" distL="114300" distR="114300" simplePos="0" relativeHeight="251665408" behindDoc="0" locked="0" layoutInCell="1" allowOverlap="1" wp14:anchorId="00D01AC0" wp14:editId="3A0565CF">
              <wp:simplePos x="0" y="0"/>
              <wp:positionH relativeFrom="column">
                <wp:posOffset>4357991</wp:posOffset>
              </wp:positionH>
              <wp:positionV relativeFrom="paragraph">
                <wp:posOffset>-31291</wp:posOffset>
              </wp:positionV>
              <wp:extent cx="2221865" cy="638810"/>
              <wp:effectExtent l="0" t="0" r="635" b="0"/>
              <wp:wrapNone/>
              <wp:docPr id="1967493839" name="Rectangle 1"/>
              <wp:cNvGraphicFramePr/>
              <a:graphic xmlns:a="http://schemas.openxmlformats.org/drawingml/2006/main">
                <a:graphicData uri="http://schemas.microsoft.com/office/word/2010/wordprocessingShape">
                  <wps:wsp>
                    <wps:cNvSpPr/>
                    <wps:spPr>
                      <a:xfrm>
                        <a:off x="0" y="0"/>
                        <a:ext cx="2221865" cy="638810"/>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DA2BDF" id="Rectangle 1" o:spid="_x0000_s1026" style="position:absolute;margin-left:343.15pt;margin-top:-2.45pt;width:174.95pt;height:50.3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" stroked="f" strokeweight="1pt"/>
          </w:pict>
        </mc:Fallback>
      </mc:AlternateContent>
    </w:r>
    <w:r w:rsidR="0006486D">
      <w:rPr>
        <w:noProof/>
      </w:rPr>
      <mc:AlternateContent>
        <mc:Choice Requires="wps">
          <w:drawing>
            <wp:anchor distT="0" distB="0" distL="114300" distR="114300" simplePos="0" relativeHeight="251660288" behindDoc="0" locked="0" layoutInCell="1" allowOverlap="1" wp14:anchorId="0C05535E" wp14:editId="6BEBCE54">
              <wp:simplePos x="0" y="0"/>
              <wp:positionH relativeFrom="column">
                <wp:posOffset>4355690</wp:posOffset>
              </wp:positionH>
              <wp:positionV relativeFrom="paragraph">
                <wp:posOffset>-26793</wp:posOffset>
              </wp:positionV>
              <wp:extent cx="2222091" cy="639097"/>
              <wp:effectExtent l="0" t="0" r="635" b="0"/>
              <wp:wrapNone/>
              <wp:docPr id="822576047" name="Rectangle 1"/>
              <wp:cNvGraphicFramePr/>
              <a:graphic xmlns:a="http://schemas.openxmlformats.org/drawingml/2006/main">
                <a:graphicData uri="http://schemas.microsoft.com/office/word/2010/wordprocessingShape">
                  <wps:wsp>
                    <wps:cNvSpPr/>
                    <wps:spPr>
                      <a:xfrm>
                        <a:off x="0" y="0"/>
                        <a:ext cx="2222091" cy="63909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1E744C" id="Rectangle 1" o:spid="_x0000_s1026" style="position:absolute;margin-left:342.95pt;margin-top:-2.1pt;width:174.95pt;height:50.3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" fillcolor="white [3212]" stroked="f" strokeweight="1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1747D" w14:textId="20B60748" w:rsidR="00712804" w:rsidRDefault="00712804" w:rsidP="0012306E">
    <w:pPr>
      <w:pStyle w:val="Header"/>
    </w:pPr>
    <w:r>
      <w:rPr>
        <w:noProof/>
      </w:rPr>
      <mc:AlternateContent>
        <mc:Choice Requires="wps">
          <w:drawing>
            <wp:anchor distT="0" distB="0" distL="114300" distR="114300" simplePos="0" relativeHeight="251664384" behindDoc="0" locked="0" layoutInCell="1" allowOverlap="1" wp14:anchorId="1E09D2D5" wp14:editId="02420D6E">
              <wp:simplePos x="0" y="0"/>
              <wp:positionH relativeFrom="column">
                <wp:posOffset>4355690</wp:posOffset>
              </wp:positionH>
              <wp:positionV relativeFrom="paragraph">
                <wp:posOffset>-26793</wp:posOffset>
              </wp:positionV>
              <wp:extent cx="2222091" cy="639097"/>
              <wp:effectExtent l="0" t="0" r="635" b="0"/>
              <wp:wrapNone/>
              <wp:docPr id="1462576803" name="Rectangle 1"/>
              <wp:cNvGraphicFramePr/>
              <a:graphic xmlns:a="http://schemas.openxmlformats.org/drawingml/2006/main">
                <a:graphicData uri="http://schemas.microsoft.com/office/word/2010/wordprocessingShape">
                  <wps:wsp>
                    <wps:cNvSpPr/>
                    <wps:spPr>
                      <a:xfrm>
                        <a:off x="0" y="0"/>
                        <a:ext cx="2222091" cy="63909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133EC1" id="Rectangle 1" o:spid="_x0000_s1026" style="position:absolute;margin-left:342.95pt;margin-top:-2.1pt;width:174.95pt;height:50.3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" fillcolor="white [3212]" stroked="f" strokeweight="1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82" w:type="dxa"/>
      <w:tblInd w:w="-431" w:type="dxa"/>
      <w:tblLayout w:type="fixed"/>
      <w:tblLook w:val="0000" w:firstRow="0" w:lastRow="0" w:firstColumn="0" w:lastColumn="0" w:noHBand="0" w:noVBand="0"/>
    </w:tblPr>
    <w:tblGrid>
      <w:gridCol w:w="2556"/>
      <w:gridCol w:w="3564"/>
      <w:gridCol w:w="3662"/>
    </w:tblGrid>
    <w:tr w:rsidR="000F5E27" w14:paraId="0C3FA3A9" w14:textId="77777777" w:rsidTr="000F5E27">
      <w:trPr>
        <w:trHeight w:val="347"/>
      </w:trPr>
      <w:tc>
        <w:tcPr>
          <w:tcW w:w="2556" w:type="dxa"/>
          <w:vMerge w:val="restart"/>
          <w:tcBorders>
            <w:top w:val="single" w:sz="4" w:space="0" w:color="000000"/>
            <w:left w:val="single" w:sz="4" w:space="0" w:color="000000"/>
            <w:bottom w:val="single" w:sz="4" w:space="0" w:color="000000"/>
          </w:tcBorders>
          <w:vAlign w:val="center"/>
        </w:tcPr>
        <w:p w14:paraId="5B1DADEF" w14:textId="6A98B612" w:rsidR="000F5E27" w:rsidRPr="0012306E" w:rsidRDefault="0012306E" w:rsidP="0012306E">
          <w:pPr>
            <w:pStyle w:val="Logo"/>
          </w:pPr>
          <w:r>
            <w:drawing>
              <wp:inline distT="0" distB="0" distL="0" distR="0" wp14:anchorId="7F8DC87F" wp14:editId="7D51A8EB">
                <wp:extent cx="1488440" cy="836295"/>
                <wp:effectExtent l="0" t="0" r="0" b="0"/>
                <wp:docPr id="1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836295"/>
                        </a:xfrm>
                        <a:prstGeom prst="rect">
                          <a:avLst/>
                        </a:prstGeom>
                        <a:noFill/>
                        <a:ln>
                          <a:noFill/>
                        </a:ln>
                      </pic:spPr>
                    </pic:pic>
                  </a:graphicData>
                </a:graphic>
              </wp:inline>
            </w:drawing>
          </w:r>
        </w:p>
      </w:tc>
      <w:tc>
        <w:tcPr>
          <w:tcW w:w="3564" w:type="dxa"/>
          <w:vMerge w:val="restart"/>
          <w:tcBorders>
            <w:top w:val="single" w:sz="4" w:space="0" w:color="000000"/>
            <w:left w:val="single" w:sz="4" w:space="0" w:color="000000"/>
            <w:bottom w:val="single" w:sz="4" w:space="0" w:color="000000"/>
          </w:tcBorders>
          <w:vAlign w:val="center"/>
        </w:tcPr>
        <w:p w14:paraId="1CA69546" w14:textId="445CF340" w:rsidR="000F5E27" w:rsidRPr="009046EB" w:rsidRDefault="002C762F" w:rsidP="0012306E">
          <w:pPr>
            <w:pStyle w:val="Header-TableHeader"/>
          </w:pPr>
          <w:r>
            <w:t>KEBIJAKAN</w:t>
          </w:r>
        </w:p>
      </w:tc>
      <w:tc>
        <w:tcPr>
          <w:tcW w:w="3662" w:type="dxa"/>
          <w:tcBorders>
            <w:top w:val="single" w:sz="4" w:space="0" w:color="000000"/>
            <w:left w:val="single" w:sz="4" w:space="0" w:color="000000"/>
            <w:bottom w:val="single" w:sz="4" w:space="0" w:color="000000"/>
            <w:right w:val="single" w:sz="4" w:space="0" w:color="000000"/>
          </w:tcBorders>
          <w:vAlign w:val="center"/>
        </w:tcPr>
        <w:p w14:paraId="3DB9640A" w14:textId="5CA700F4" w:rsidR="000F5E27" w:rsidRPr="009010BE" w:rsidRDefault="000F5E27" w:rsidP="00D22D51">
          <w:pPr>
            <w:pStyle w:val="Header-TableInfo"/>
          </w:pPr>
          <w:r w:rsidRPr="009010BE">
            <w:t xml:space="preserve">No. Dokumen   </w:t>
          </w:r>
          <w:r w:rsidR="009046EB">
            <w:tab/>
          </w:r>
          <w:r w:rsidRPr="009010BE">
            <w:t xml:space="preserve">: </w:t>
          </w:r>
          <w:r w:rsidR="00CF39CD">
            <w:t>SK-ITS</w:t>
          </w:r>
          <w:r w:rsidRPr="009010BE">
            <w:t>-</w:t>
          </w:r>
          <w:r w:rsidR="00CF39CD">
            <w:t>104</w:t>
          </w:r>
        </w:p>
      </w:tc>
    </w:tr>
    <w:tr w:rsidR="000F5E27" w14:paraId="1E6E739C" w14:textId="77777777" w:rsidTr="000F5E27">
      <w:trPr>
        <w:trHeight w:val="428"/>
      </w:trPr>
      <w:tc>
        <w:tcPr>
          <w:tcW w:w="2556" w:type="dxa"/>
          <w:vMerge/>
          <w:tcBorders>
            <w:top w:val="single" w:sz="4" w:space="0" w:color="000000"/>
            <w:left w:val="single" w:sz="4" w:space="0" w:color="000000"/>
            <w:bottom w:val="single" w:sz="4" w:space="0" w:color="000000"/>
          </w:tcBorders>
        </w:tcPr>
        <w:p w14:paraId="00763D93" w14:textId="77777777" w:rsidR="000F5E27" w:rsidRDefault="000F5E27" w:rsidP="0012306E">
          <w:pPr>
            <w:pStyle w:val="Header"/>
          </w:pPr>
        </w:p>
      </w:tc>
      <w:tc>
        <w:tcPr>
          <w:tcW w:w="3564" w:type="dxa"/>
          <w:vMerge/>
          <w:tcBorders>
            <w:top w:val="single" w:sz="4" w:space="0" w:color="000000"/>
            <w:left w:val="single" w:sz="4" w:space="0" w:color="000000"/>
            <w:bottom w:val="single" w:sz="4" w:space="0" w:color="000000"/>
          </w:tcBorders>
          <w:vAlign w:val="center"/>
        </w:tcPr>
        <w:p w14:paraId="5324E633" w14:textId="77777777" w:rsidR="000F5E27" w:rsidRPr="009010BE" w:rsidRDefault="000F5E27" w:rsidP="0012306E">
          <w:pPr>
            <w:pStyle w:val="Header"/>
          </w:pPr>
        </w:p>
      </w:tc>
      <w:tc>
        <w:tcPr>
          <w:tcW w:w="3662" w:type="dxa"/>
          <w:tcBorders>
            <w:top w:val="single" w:sz="4" w:space="0" w:color="000000"/>
            <w:left w:val="single" w:sz="4" w:space="0" w:color="000000"/>
            <w:bottom w:val="single" w:sz="4" w:space="0" w:color="000000"/>
            <w:right w:val="single" w:sz="4" w:space="0" w:color="000000"/>
          </w:tcBorders>
          <w:vAlign w:val="center"/>
        </w:tcPr>
        <w:p w14:paraId="49A01C67" w14:textId="79D14A0F" w:rsidR="000F5E27" w:rsidRPr="009010BE" w:rsidRDefault="000F5E27" w:rsidP="00D22D51">
          <w:pPr>
            <w:pStyle w:val="Header-TableInfo"/>
          </w:pPr>
          <w:r w:rsidRPr="009010BE">
            <w:t xml:space="preserve">Revisi                 </w:t>
          </w:r>
          <w:r w:rsidRPr="009010BE">
            <w:tab/>
            <w:t>: 0</w:t>
          </w:r>
          <w:r w:rsidR="004E281A">
            <w:t>0</w:t>
          </w:r>
        </w:p>
      </w:tc>
    </w:tr>
    <w:tr w:rsidR="000F5E27" w14:paraId="5363984B" w14:textId="77777777" w:rsidTr="008368B4">
      <w:trPr>
        <w:trHeight w:val="455"/>
      </w:trPr>
      <w:tc>
        <w:tcPr>
          <w:tcW w:w="2556" w:type="dxa"/>
          <w:vMerge/>
          <w:tcBorders>
            <w:top w:val="single" w:sz="4" w:space="0" w:color="000000"/>
            <w:left w:val="single" w:sz="4" w:space="0" w:color="000000"/>
            <w:bottom w:val="single" w:sz="4" w:space="0" w:color="000000"/>
          </w:tcBorders>
        </w:tcPr>
        <w:p w14:paraId="0E55F97F" w14:textId="77777777" w:rsidR="000F5E27" w:rsidRDefault="000F5E27" w:rsidP="0012306E">
          <w:pPr>
            <w:pStyle w:val="Header"/>
          </w:pPr>
        </w:p>
      </w:tc>
      <w:tc>
        <w:tcPr>
          <w:tcW w:w="3564" w:type="dxa"/>
          <w:vMerge w:val="restart"/>
          <w:tcBorders>
            <w:top w:val="single" w:sz="4" w:space="0" w:color="000000"/>
            <w:left w:val="single" w:sz="4" w:space="0" w:color="000000"/>
            <w:bottom w:val="single" w:sz="4" w:space="0" w:color="000000"/>
          </w:tcBorders>
          <w:vAlign w:val="center"/>
        </w:tcPr>
        <w:p w14:paraId="511D1576" w14:textId="42A24CE3" w:rsidR="000F5E27" w:rsidRPr="00252941" w:rsidRDefault="00CF39CD" w:rsidP="0012306E">
          <w:pPr>
            <w:pStyle w:val="Header-TableHeader"/>
          </w:pPr>
          <w:r>
            <w:t>PENGELOLAAN DATA</w:t>
          </w:r>
        </w:p>
      </w:tc>
      <w:tc>
        <w:tcPr>
          <w:tcW w:w="3662" w:type="dxa"/>
          <w:tcBorders>
            <w:top w:val="single" w:sz="4" w:space="0" w:color="000000"/>
            <w:left w:val="single" w:sz="4" w:space="0" w:color="000000"/>
            <w:bottom w:val="single" w:sz="4" w:space="0" w:color="000000"/>
            <w:right w:val="single" w:sz="4" w:space="0" w:color="000000"/>
          </w:tcBorders>
          <w:vAlign w:val="center"/>
        </w:tcPr>
        <w:p w14:paraId="63CD3B2A" w14:textId="61D841D3" w:rsidR="000F5E27" w:rsidRPr="009010BE" w:rsidRDefault="000F5E27" w:rsidP="00D22D51">
          <w:pPr>
            <w:pStyle w:val="Header-TableInfo"/>
          </w:pPr>
          <w:r w:rsidRPr="009010BE">
            <w:t>Tanggal Berlaku</w:t>
          </w:r>
          <w:r w:rsidRPr="009010BE">
            <w:tab/>
            <w:t xml:space="preserve">: </w:t>
          </w:r>
          <w:r w:rsidR="00CF39CD">
            <w:t>01</w:t>
          </w:r>
          <w:r w:rsidRPr="009010BE">
            <w:t>/</w:t>
          </w:r>
          <w:r w:rsidR="00CF39CD">
            <w:t>01</w:t>
          </w:r>
          <w:r w:rsidRPr="009010BE">
            <w:t>/</w:t>
          </w:r>
          <w:r w:rsidR="00CF39CD">
            <w:t>2026</w:t>
          </w:r>
          <w:r w:rsidRPr="009010BE">
            <w:t xml:space="preserve"> </w:t>
          </w:r>
        </w:p>
      </w:tc>
    </w:tr>
    <w:tr w:rsidR="000F5E27" w14:paraId="200562C6" w14:textId="77777777" w:rsidTr="000F5E27">
      <w:trPr>
        <w:trHeight w:val="392"/>
      </w:trPr>
      <w:tc>
        <w:tcPr>
          <w:tcW w:w="2556" w:type="dxa"/>
          <w:vMerge/>
          <w:tcBorders>
            <w:top w:val="single" w:sz="4" w:space="0" w:color="000000"/>
            <w:left w:val="single" w:sz="4" w:space="0" w:color="000000"/>
            <w:bottom w:val="single" w:sz="4" w:space="0" w:color="000000"/>
          </w:tcBorders>
        </w:tcPr>
        <w:p w14:paraId="2ED64D83" w14:textId="77777777" w:rsidR="000F5E27" w:rsidRDefault="000F5E27" w:rsidP="0012306E">
          <w:pPr>
            <w:pStyle w:val="Header"/>
          </w:pPr>
        </w:p>
      </w:tc>
      <w:tc>
        <w:tcPr>
          <w:tcW w:w="3564" w:type="dxa"/>
          <w:vMerge/>
          <w:tcBorders>
            <w:top w:val="single" w:sz="4" w:space="0" w:color="000000"/>
            <w:left w:val="single" w:sz="4" w:space="0" w:color="000000"/>
            <w:bottom w:val="single" w:sz="4" w:space="0" w:color="000000"/>
          </w:tcBorders>
        </w:tcPr>
        <w:p w14:paraId="6E687361" w14:textId="77777777" w:rsidR="000F5E27" w:rsidRPr="009010BE" w:rsidRDefault="000F5E27" w:rsidP="0012306E">
          <w:pPr>
            <w:pStyle w:val="Header"/>
          </w:pPr>
        </w:p>
      </w:tc>
      <w:tc>
        <w:tcPr>
          <w:tcW w:w="3662" w:type="dxa"/>
          <w:tcBorders>
            <w:top w:val="single" w:sz="4" w:space="0" w:color="000000"/>
            <w:left w:val="single" w:sz="4" w:space="0" w:color="000000"/>
            <w:bottom w:val="single" w:sz="4" w:space="0" w:color="000000"/>
            <w:right w:val="single" w:sz="4" w:space="0" w:color="000000"/>
          </w:tcBorders>
          <w:vAlign w:val="center"/>
        </w:tcPr>
        <w:p w14:paraId="381F3372" w14:textId="49E52F30" w:rsidR="000F5E27" w:rsidRPr="009010BE" w:rsidRDefault="000F5E27" w:rsidP="00D22D51">
          <w:pPr>
            <w:pStyle w:val="Header-TableInfo"/>
          </w:pPr>
          <w:r w:rsidRPr="009010BE">
            <w:t xml:space="preserve">Halaman             </w:t>
          </w:r>
          <w:r w:rsidR="009010BE">
            <w:tab/>
          </w:r>
          <w:r w:rsidRPr="009010BE">
            <w:t xml:space="preserve">: </w:t>
          </w:r>
          <w:r w:rsidRPr="009010BE">
            <w:rPr>
              <w:rStyle w:val="PageNumber"/>
              <w:rFonts w:ascii="Roboto" w:hAnsi="Roboto" w:cs="Arial"/>
            </w:rPr>
            <w:fldChar w:fldCharType="begin"/>
          </w:r>
          <w:r w:rsidRPr="009010BE">
            <w:rPr>
              <w:rStyle w:val="PageNumber"/>
              <w:rFonts w:ascii="Roboto" w:hAnsi="Roboto" w:cs="Arial"/>
            </w:rPr>
            <w:instrText xml:space="preserve"> PAGE </w:instrText>
          </w:r>
          <w:r w:rsidRPr="009010BE">
            <w:rPr>
              <w:rStyle w:val="PageNumber"/>
              <w:rFonts w:ascii="Roboto" w:hAnsi="Roboto" w:cs="Arial"/>
            </w:rPr>
            <w:fldChar w:fldCharType="separate"/>
          </w:r>
          <w:r w:rsidRPr="009010BE">
            <w:rPr>
              <w:rStyle w:val="PageNumber"/>
              <w:rFonts w:ascii="Roboto" w:hAnsi="Roboto" w:cs="Arial"/>
              <w:noProof/>
            </w:rPr>
            <w:t>14</w:t>
          </w:r>
          <w:r w:rsidRPr="009010BE">
            <w:rPr>
              <w:rStyle w:val="PageNumber"/>
              <w:rFonts w:ascii="Roboto" w:hAnsi="Roboto" w:cs="Arial"/>
            </w:rPr>
            <w:fldChar w:fldCharType="end"/>
          </w:r>
          <w:r w:rsidRPr="009010BE">
            <w:rPr>
              <w:rStyle w:val="PageNumber"/>
              <w:rFonts w:ascii="Roboto" w:hAnsi="Roboto" w:cs="Arial"/>
            </w:rPr>
            <w:t xml:space="preserve"> / </w:t>
          </w:r>
          <w:r w:rsidR="00DE3BDB">
            <w:rPr>
              <w:rStyle w:val="PageNumber"/>
              <w:rFonts w:ascii="Roboto" w:hAnsi="Roboto" w:cs="Arial"/>
            </w:rPr>
            <w:fldChar w:fldCharType="begin"/>
          </w:r>
          <w:r w:rsidR="00DE3BDB">
            <w:rPr>
              <w:rStyle w:val="PageNumber"/>
              <w:rFonts w:ascii="Roboto" w:hAnsi="Roboto" w:cs="Arial"/>
            </w:rPr>
            <w:instrText xml:space="preserve"> SECTIONPAGES  \* MERGEFORMAT </w:instrText>
          </w:r>
          <w:r w:rsidR="00DE3BDB">
            <w:rPr>
              <w:rStyle w:val="PageNumber"/>
              <w:rFonts w:ascii="Roboto" w:hAnsi="Roboto" w:cs="Arial"/>
            </w:rPr>
            <w:fldChar w:fldCharType="separate"/>
          </w:r>
          <w:r w:rsidR="00E908E8">
            <w:rPr>
              <w:rStyle w:val="PageNumber"/>
              <w:rFonts w:ascii="Roboto" w:hAnsi="Roboto" w:cs="Arial"/>
              <w:noProof/>
            </w:rPr>
            <w:t>39</w:t>
          </w:r>
          <w:r w:rsidR="00DE3BDB">
            <w:rPr>
              <w:rStyle w:val="PageNumber"/>
              <w:rFonts w:ascii="Roboto" w:hAnsi="Roboto" w:cs="Arial"/>
            </w:rPr>
            <w:fldChar w:fldCharType="end"/>
          </w:r>
        </w:p>
      </w:tc>
    </w:tr>
  </w:tbl>
  <w:p w14:paraId="107B7A01" w14:textId="77777777" w:rsidR="00166D70" w:rsidRDefault="00166D70" w:rsidP="0012306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3AA6"/>
    <w:multiLevelType w:val="multilevel"/>
    <w:tmpl w:val="6884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64CE3"/>
    <w:multiLevelType w:val="multilevel"/>
    <w:tmpl w:val="B2A02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B264EC"/>
    <w:multiLevelType w:val="multilevel"/>
    <w:tmpl w:val="06BA5E0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1A105AF"/>
    <w:multiLevelType w:val="multilevel"/>
    <w:tmpl w:val="5DA0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27E56"/>
    <w:multiLevelType w:val="hybridMultilevel"/>
    <w:tmpl w:val="FF90FD4E"/>
    <w:lvl w:ilvl="0" w:tplc="515A8434">
      <w:start w:val="1"/>
      <w:numFmt w:val="decimal"/>
      <w:lvlText w:val="%1."/>
      <w:lvlJc w:val="left"/>
      <w:pPr>
        <w:ind w:left="1020" w:hanging="360"/>
      </w:pPr>
    </w:lvl>
    <w:lvl w:ilvl="1" w:tplc="570E3062">
      <w:start w:val="1"/>
      <w:numFmt w:val="decimal"/>
      <w:lvlText w:val="%2."/>
      <w:lvlJc w:val="left"/>
      <w:pPr>
        <w:ind w:left="1020" w:hanging="360"/>
      </w:pPr>
    </w:lvl>
    <w:lvl w:ilvl="2" w:tplc="9FC6D540">
      <w:start w:val="1"/>
      <w:numFmt w:val="decimal"/>
      <w:lvlText w:val="%3."/>
      <w:lvlJc w:val="left"/>
      <w:pPr>
        <w:ind w:left="1020" w:hanging="360"/>
      </w:pPr>
    </w:lvl>
    <w:lvl w:ilvl="3" w:tplc="B3F2E204">
      <w:start w:val="1"/>
      <w:numFmt w:val="decimal"/>
      <w:lvlText w:val="%4."/>
      <w:lvlJc w:val="left"/>
      <w:pPr>
        <w:ind w:left="1020" w:hanging="360"/>
      </w:pPr>
    </w:lvl>
    <w:lvl w:ilvl="4" w:tplc="3904DA46">
      <w:start w:val="1"/>
      <w:numFmt w:val="decimal"/>
      <w:lvlText w:val="%5."/>
      <w:lvlJc w:val="left"/>
      <w:pPr>
        <w:ind w:left="1020" w:hanging="360"/>
      </w:pPr>
    </w:lvl>
    <w:lvl w:ilvl="5" w:tplc="55A03554">
      <w:start w:val="1"/>
      <w:numFmt w:val="decimal"/>
      <w:lvlText w:val="%6."/>
      <w:lvlJc w:val="left"/>
      <w:pPr>
        <w:ind w:left="1020" w:hanging="360"/>
      </w:pPr>
    </w:lvl>
    <w:lvl w:ilvl="6" w:tplc="4E7A140E">
      <w:start w:val="1"/>
      <w:numFmt w:val="decimal"/>
      <w:lvlText w:val="%7."/>
      <w:lvlJc w:val="left"/>
      <w:pPr>
        <w:ind w:left="1020" w:hanging="360"/>
      </w:pPr>
    </w:lvl>
    <w:lvl w:ilvl="7" w:tplc="9A567C20">
      <w:start w:val="1"/>
      <w:numFmt w:val="decimal"/>
      <w:lvlText w:val="%8."/>
      <w:lvlJc w:val="left"/>
      <w:pPr>
        <w:ind w:left="1020" w:hanging="360"/>
      </w:pPr>
    </w:lvl>
    <w:lvl w:ilvl="8" w:tplc="40BE3B98">
      <w:start w:val="1"/>
      <w:numFmt w:val="decimal"/>
      <w:lvlText w:val="%9."/>
      <w:lvlJc w:val="left"/>
      <w:pPr>
        <w:ind w:left="1020" w:hanging="360"/>
      </w:pPr>
    </w:lvl>
  </w:abstractNum>
  <w:abstractNum w:abstractNumId="5" w15:restartNumberingAfterBreak="0">
    <w:nsid w:val="1B123C8F"/>
    <w:multiLevelType w:val="hybridMultilevel"/>
    <w:tmpl w:val="33B8AB78"/>
    <w:lvl w:ilvl="0" w:tplc="FD207D6C">
      <w:start w:val="1"/>
      <w:numFmt w:val="lowerLetter"/>
      <w:lvlText w:val="%1."/>
      <w:lvlJc w:val="left"/>
      <w:pPr>
        <w:ind w:left="2190" w:hanging="39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 w15:restartNumberingAfterBreak="0">
    <w:nsid w:val="1B13536B"/>
    <w:multiLevelType w:val="multilevel"/>
    <w:tmpl w:val="FBDCC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AF1B69"/>
    <w:multiLevelType w:val="multilevel"/>
    <w:tmpl w:val="7EF64A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F72FEB"/>
    <w:multiLevelType w:val="multilevel"/>
    <w:tmpl w:val="1F16F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671911"/>
    <w:multiLevelType w:val="hybridMultilevel"/>
    <w:tmpl w:val="EE04C8C8"/>
    <w:lvl w:ilvl="0" w:tplc="52226AA0">
      <w:start w:val="2"/>
      <w:numFmt w:val="bullet"/>
      <w:pStyle w:val="Point-Normal"/>
      <w:lvlText w:val=""/>
      <w:lvlJc w:val="left"/>
      <w:pPr>
        <w:ind w:left="1080" w:hanging="360"/>
      </w:pPr>
      <w:rPr>
        <w:rFonts w:ascii="Symbol" w:eastAsiaTheme="minorHAnsi" w:hAnsi="Symbol" w:cstheme="minorBidi" w:hint="default"/>
      </w:rPr>
    </w:lvl>
    <w:lvl w:ilvl="1" w:tplc="DE7490E0">
      <w:start w:val="1"/>
      <w:numFmt w:val="bullet"/>
      <w:pStyle w:val="Point-Heading2"/>
      <w:lvlText w:val="o"/>
      <w:lvlJc w:val="left"/>
      <w:pPr>
        <w:ind w:left="1800" w:hanging="360"/>
      </w:pPr>
      <w:rPr>
        <w:rFonts w:ascii="Courier New" w:hAnsi="Courier New" w:cs="Courier New" w:hint="default"/>
      </w:rPr>
    </w:lvl>
    <w:lvl w:ilvl="2" w:tplc="55120A84">
      <w:start w:val="1"/>
      <w:numFmt w:val="bullet"/>
      <w:pStyle w:val="PointBawahnyapointheading2"/>
      <w:lvlText w:val=""/>
      <w:lvlJc w:val="left"/>
      <w:pPr>
        <w:ind w:left="2520" w:hanging="360"/>
      </w:pPr>
      <w:rPr>
        <w:rFonts w:ascii="Wingdings" w:hAnsi="Wingdings" w:hint="default"/>
      </w:rPr>
    </w:lvl>
    <w:lvl w:ilvl="3" w:tplc="2F007F92">
      <w:start w:val="1"/>
      <w:numFmt w:val="bullet"/>
      <w:pStyle w:val="Pointpointpointpointheading2"/>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AB85E6D"/>
    <w:multiLevelType w:val="multilevel"/>
    <w:tmpl w:val="9294B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CA1169"/>
    <w:multiLevelType w:val="multilevel"/>
    <w:tmpl w:val="13529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030EF9"/>
    <w:multiLevelType w:val="multilevel"/>
    <w:tmpl w:val="1082A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81775B"/>
    <w:multiLevelType w:val="multilevel"/>
    <w:tmpl w:val="4E58E80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68C19D2"/>
    <w:multiLevelType w:val="multilevel"/>
    <w:tmpl w:val="468C19D2"/>
    <w:lvl w:ilvl="0">
      <w:start w:val="2"/>
      <w:numFmt w:val="bullet"/>
      <w:pStyle w:val="PointContentTableLeft"/>
      <w:lvlText w:val=""/>
      <w:lvlJc w:val="left"/>
      <w:pPr>
        <w:ind w:left="720" w:hanging="360"/>
      </w:pPr>
      <w:rPr>
        <w:rFonts w:ascii="Symbol" w:eastAsiaTheme="minorHAnsi" w:hAnsi="Symbol"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86F1B4F"/>
    <w:multiLevelType w:val="multilevel"/>
    <w:tmpl w:val="D1D0A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1A19FE"/>
    <w:multiLevelType w:val="hybridMultilevel"/>
    <w:tmpl w:val="A462F3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255114"/>
    <w:multiLevelType w:val="multilevel"/>
    <w:tmpl w:val="5BDA3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475F9D"/>
    <w:multiLevelType w:val="multilevel"/>
    <w:tmpl w:val="85A47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7F5E1C"/>
    <w:multiLevelType w:val="multilevel"/>
    <w:tmpl w:val="566E1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2509EE"/>
    <w:multiLevelType w:val="multilevel"/>
    <w:tmpl w:val="6568B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E6C1C1C"/>
    <w:multiLevelType w:val="multilevel"/>
    <w:tmpl w:val="14960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05E47F8"/>
    <w:multiLevelType w:val="multilevel"/>
    <w:tmpl w:val="2A36C652"/>
    <w:lvl w:ilvl="0">
      <w:start w:val="6"/>
      <w:numFmt w:val="decimal"/>
      <w:lvlText w:val="%1."/>
      <w:lvlJc w:val="left"/>
      <w:pPr>
        <w:tabs>
          <w:tab w:val="num" w:pos="454"/>
        </w:tabs>
        <w:ind w:left="454" w:hanging="454"/>
      </w:pPr>
      <w:rPr>
        <w:rFonts w:hint="default"/>
        <w:sz w:val="20"/>
      </w:rPr>
    </w:lvl>
    <w:lvl w:ilvl="1">
      <w:start w:val="1"/>
      <w:numFmt w:val="decimal"/>
      <w:lvlText w:val="%1.%2"/>
      <w:lvlJc w:val="left"/>
      <w:pPr>
        <w:tabs>
          <w:tab w:val="num" w:pos="1021"/>
        </w:tabs>
        <w:ind w:left="1021" w:hanging="567"/>
      </w:pPr>
      <w:rPr>
        <w:rFonts w:hint="default"/>
      </w:rPr>
    </w:lvl>
    <w:lvl w:ilvl="2">
      <w:start w:val="1"/>
      <w:numFmt w:val="decimal"/>
      <w:lvlText w:val="%1.%2.%3"/>
      <w:lvlJc w:val="left"/>
      <w:pPr>
        <w:tabs>
          <w:tab w:val="num" w:pos="1588"/>
        </w:tabs>
        <w:ind w:left="1588"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62DB48B1"/>
    <w:multiLevelType w:val="multilevel"/>
    <w:tmpl w:val="D05A9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853B33"/>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701D5932"/>
    <w:multiLevelType w:val="multilevel"/>
    <w:tmpl w:val="48347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02708B"/>
    <w:multiLevelType w:val="multilevel"/>
    <w:tmpl w:val="C87CA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61268DF"/>
    <w:multiLevelType w:val="multilevel"/>
    <w:tmpl w:val="D6EEEC4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8" w15:restartNumberingAfterBreak="0">
    <w:nsid w:val="7B4611FF"/>
    <w:multiLevelType w:val="multilevel"/>
    <w:tmpl w:val="3DA0B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8630134">
    <w:abstractNumId w:val="13"/>
  </w:num>
  <w:num w:numId="2" w16cid:durableId="1072118420">
    <w:abstractNumId w:val="9"/>
  </w:num>
  <w:num w:numId="3" w16cid:durableId="115296159">
    <w:abstractNumId w:val="16"/>
  </w:num>
  <w:num w:numId="4" w16cid:durableId="56249664">
    <w:abstractNumId w:val="22"/>
  </w:num>
  <w:num w:numId="5" w16cid:durableId="2074349694">
    <w:abstractNumId w:val="22"/>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43992544">
    <w:abstractNumId w:val="2"/>
  </w:num>
  <w:num w:numId="7" w16cid:durableId="12850817">
    <w:abstractNumId w:val="27"/>
  </w:num>
  <w:num w:numId="8" w16cid:durableId="1523519075">
    <w:abstractNumId w:val="24"/>
  </w:num>
  <w:num w:numId="9" w16cid:durableId="48420281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74553917">
    <w:abstractNumId w:val="25"/>
  </w:num>
  <w:num w:numId="11" w16cid:durableId="1543791163">
    <w:abstractNumId w:val="8"/>
  </w:num>
  <w:num w:numId="12" w16cid:durableId="1920677626">
    <w:abstractNumId w:val="12"/>
  </w:num>
  <w:num w:numId="13" w16cid:durableId="1229850617">
    <w:abstractNumId w:val="19"/>
  </w:num>
  <w:num w:numId="14" w16cid:durableId="1853178083">
    <w:abstractNumId w:val="6"/>
  </w:num>
  <w:num w:numId="15" w16cid:durableId="1975985810">
    <w:abstractNumId w:val="28"/>
  </w:num>
  <w:num w:numId="16" w16cid:durableId="238253016">
    <w:abstractNumId w:val="20"/>
  </w:num>
  <w:num w:numId="17" w16cid:durableId="1978224066">
    <w:abstractNumId w:val="1"/>
  </w:num>
  <w:num w:numId="18" w16cid:durableId="424888480">
    <w:abstractNumId w:val="15"/>
  </w:num>
  <w:num w:numId="19" w16cid:durableId="119617308">
    <w:abstractNumId w:val="21"/>
  </w:num>
  <w:num w:numId="20" w16cid:durableId="2053573647">
    <w:abstractNumId w:val="23"/>
  </w:num>
  <w:num w:numId="21" w16cid:durableId="1911650880">
    <w:abstractNumId w:val="0"/>
  </w:num>
  <w:num w:numId="22" w16cid:durableId="882255815">
    <w:abstractNumId w:val="3"/>
  </w:num>
  <w:num w:numId="23" w16cid:durableId="1651398468">
    <w:abstractNumId w:val="11"/>
  </w:num>
  <w:num w:numId="24" w16cid:durableId="1341195562">
    <w:abstractNumId w:val="26"/>
  </w:num>
  <w:num w:numId="25" w16cid:durableId="48502713">
    <w:abstractNumId w:val="10"/>
  </w:num>
  <w:num w:numId="26" w16cid:durableId="1134711115">
    <w:abstractNumId w:val="17"/>
  </w:num>
  <w:num w:numId="27" w16cid:durableId="776216605">
    <w:abstractNumId w:val="14"/>
  </w:num>
  <w:num w:numId="28" w16cid:durableId="1297881256">
    <w:abstractNumId w:val="18"/>
  </w:num>
  <w:num w:numId="29" w16cid:durableId="2111851463">
    <w:abstractNumId w:val="7"/>
  </w:num>
  <w:num w:numId="30" w16cid:durableId="1403019863">
    <w:abstractNumId w:val="4"/>
  </w:num>
  <w:num w:numId="31" w16cid:durableId="518930482">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but Gemantri">
    <w15:presenceInfo w15:providerId="Windows Live" w15:userId="997203ba74aed73c"/>
  </w15:person>
  <w15:person w15:author="Anthonius Kanaris E">
    <w15:presenceInfo w15:providerId="AD" w15:userId="S::anthonius.kanaris@equitylife.onmicrosoft.com::ec17a1bf-1046-4461-aff8-8586b7d43b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86D"/>
    <w:rsid w:val="0000028B"/>
    <w:rsid w:val="0001088C"/>
    <w:rsid w:val="00042039"/>
    <w:rsid w:val="00042368"/>
    <w:rsid w:val="000469A4"/>
    <w:rsid w:val="00050654"/>
    <w:rsid w:val="0006486D"/>
    <w:rsid w:val="00073D94"/>
    <w:rsid w:val="00074A2D"/>
    <w:rsid w:val="00074DC5"/>
    <w:rsid w:val="00075CC3"/>
    <w:rsid w:val="00081188"/>
    <w:rsid w:val="000878A8"/>
    <w:rsid w:val="00090990"/>
    <w:rsid w:val="000A2F6B"/>
    <w:rsid w:val="000A4ABE"/>
    <w:rsid w:val="000A56CC"/>
    <w:rsid w:val="000B613C"/>
    <w:rsid w:val="000B6FFD"/>
    <w:rsid w:val="000C02FD"/>
    <w:rsid w:val="000C0D0A"/>
    <w:rsid w:val="000C3440"/>
    <w:rsid w:val="000C47BC"/>
    <w:rsid w:val="000C592D"/>
    <w:rsid w:val="000D1BB8"/>
    <w:rsid w:val="000D2380"/>
    <w:rsid w:val="000E5DFD"/>
    <w:rsid w:val="000F088A"/>
    <w:rsid w:val="000F405E"/>
    <w:rsid w:val="000F5E27"/>
    <w:rsid w:val="000F6726"/>
    <w:rsid w:val="00102666"/>
    <w:rsid w:val="001027DF"/>
    <w:rsid w:val="00105618"/>
    <w:rsid w:val="00106414"/>
    <w:rsid w:val="0010709D"/>
    <w:rsid w:val="00107DC3"/>
    <w:rsid w:val="00111E8B"/>
    <w:rsid w:val="00115D77"/>
    <w:rsid w:val="00116231"/>
    <w:rsid w:val="001177E7"/>
    <w:rsid w:val="0012306E"/>
    <w:rsid w:val="00125B48"/>
    <w:rsid w:val="00130511"/>
    <w:rsid w:val="00131F22"/>
    <w:rsid w:val="00140044"/>
    <w:rsid w:val="00140F60"/>
    <w:rsid w:val="00150F7A"/>
    <w:rsid w:val="00153B7D"/>
    <w:rsid w:val="00155D38"/>
    <w:rsid w:val="00161BF5"/>
    <w:rsid w:val="001668EC"/>
    <w:rsid w:val="00166D70"/>
    <w:rsid w:val="00177C7E"/>
    <w:rsid w:val="00183091"/>
    <w:rsid w:val="001A3378"/>
    <w:rsid w:val="001A46DD"/>
    <w:rsid w:val="001A623A"/>
    <w:rsid w:val="001A72FD"/>
    <w:rsid w:val="001B38BE"/>
    <w:rsid w:val="001B3D57"/>
    <w:rsid w:val="001B3FF4"/>
    <w:rsid w:val="001B6243"/>
    <w:rsid w:val="001C1410"/>
    <w:rsid w:val="001C783A"/>
    <w:rsid w:val="001D012F"/>
    <w:rsid w:val="001D2C46"/>
    <w:rsid w:val="001D6609"/>
    <w:rsid w:val="001D71B8"/>
    <w:rsid w:val="001E78CC"/>
    <w:rsid w:val="001F2812"/>
    <w:rsid w:val="001F51F7"/>
    <w:rsid w:val="001F5711"/>
    <w:rsid w:val="002063A9"/>
    <w:rsid w:val="00216AA8"/>
    <w:rsid w:val="00220D65"/>
    <w:rsid w:val="002212BA"/>
    <w:rsid w:val="002316D5"/>
    <w:rsid w:val="00233FD3"/>
    <w:rsid w:val="0023737A"/>
    <w:rsid w:val="002439FC"/>
    <w:rsid w:val="002459BD"/>
    <w:rsid w:val="00251766"/>
    <w:rsid w:val="00252941"/>
    <w:rsid w:val="00254A14"/>
    <w:rsid w:val="002577F6"/>
    <w:rsid w:val="00270E93"/>
    <w:rsid w:val="002818CF"/>
    <w:rsid w:val="00294AE5"/>
    <w:rsid w:val="00295390"/>
    <w:rsid w:val="00295B91"/>
    <w:rsid w:val="002B6BA4"/>
    <w:rsid w:val="002C5776"/>
    <w:rsid w:val="002C762F"/>
    <w:rsid w:val="002D18B3"/>
    <w:rsid w:val="002D33F2"/>
    <w:rsid w:val="002E3356"/>
    <w:rsid w:val="002F03FD"/>
    <w:rsid w:val="002F5A05"/>
    <w:rsid w:val="002F65A8"/>
    <w:rsid w:val="00305C81"/>
    <w:rsid w:val="00332859"/>
    <w:rsid w:val="00334126"/>
    <w:rsid w:val="0033536A"/>
    <w:rsid w:val="003423BE"/>
    <w:rsid w:val="003506ED"/>
    <w:rsid w:val="00352E1D"/>
    <w:rsid w:val="00353BB5"/>
    <w:rsid w:val="00355AF8"/>
    <w:rsid w:val="00364328"/>
    <w:rsid w:val="00364CF3"/>
    <w:rsid w:val="00371C0B"/>
    <w:rsid w:val="00372528"/>
    <w:rsid w:val="00373C3D"/>
    <w:rsid w:val="003767AA"/>
    <w:rsid w:val="0038114F"/>
    <w:rsid w:val="003A56E0"/>
    <w:rsid w:val="003B1EFE"/>
    <w:rsid w:val="003B2B3B"/>
    <w:rsid w:val="003B4E5F"/>
    <w:rsid w:val="003C166D"/>
    <w:rsid w:val="003C26D0"/>
    <w:rsid w:val="003C5F2F"/>
    <w:rsid w:val="003D58A8"/>
    <w:rsid w:val="003E095A"/>
    <w:rsid w:val="003E6383"/>
    <w:rsid w:val="003F3618"/>
    <w:rsid w:val="003F62A4"/>
    <w:rsid w:val="0042147E"/>
    <w:rsid w:val="00421C84"/>
    <w:rsid w:val="00435698"/>
    <w:rsid w:val="00436269"/>
    <w:rsid w:val="0043702A"/>
    <w:rsid w:val="00440538"/>
    <w:rsid w:val="00441001"/>
    <w:rsid w:val="00454A2A"/>
    <w:rsid w:val="00461EF1"/>
    <w:rsid w:val="00464398"/>
    <w:rsid w:val="004646BD"/>
    <w:rsid w:val="00481FC1"/>
    <w:rsid w:val="004832C4"/>
    <w:rsid w:val="004976B8"/>
    <w:rsid w:val="004A4384"/>
    <w:rsid w:val="004A61DC"/>
    <w:rsid w:val="004B2C22"/>
    <w:rsid w:val="004C1A0E"/>
    <w:rsid w:val="004C3807"/>
    <w:rsid w:val="004C56C5"/>
    <w:rsid w:val="004E0F14"/>
    <w:rsid w:val="004E281A"/>
    <w:rsid w:val="004F3286"/>
    <w:rsid w:val="004F74CF"/>
    <w:rsid w:val="00505D04"/>
    <w:rsid w:val="0051047D"/>
    <w:rsid w:val="005116CE"/>
    <w:rsid w:val="005141AF"/>
    <w:rsid w:val="00514BB5"/>
    <w:rsid w:val="00521DE8"/>
    <w:rsid w:val="00526AD9"/>
    <w:rsid w:val="00532A77"/>
    <w:rsid w:val="00533070"/>
    <w:rsid w:val="005356AB"/>
    <w:rsid w:val="0053606E"/>
    <w:rsid w:val="00536694"/>
    <w:rsid w:val="00547BD1"/>
    <w:rsid w:val="00554181"/>
    <w:rsid w:val="00556C2F"/>
    <w:rsid w:val="0056684E"/>
    <w:rsid w:val="005673BC"/>
    <w:rsid w:val="00570967"/>
    <w:rsid w:val="00573284"/>
    <w:rsid w:val="00584F8C"/>
    <w:rsid w:val="0059044E"/>
    <w:rsid w:val="0059098B"/>
    <w:rsid w:val="00594D78"/>
    <w:rsid w:val="005A272B"/>
    <w:rsid w:val="005B4410"/>
    <w:rsid w:val="005C3A23"/>
    <w:rsid w:val="005C5330"/>
    <w:rsid w:val="005C784D"/>
    <w:rsid w:val="005D13C7"/>
    <w:rsid w:val="005D2A41"/>
    <w:rsid w:val="005E1EE7"/>
    <w:rsid w:val="005E5112"/>
    <w:rsid w:val="005E58DE"/>
    <w:rsid w:val="005E7F50"/>
    <w:rsid w:val="005F0574"/>
    <w:rsid w:val="005F2205"/>
    <w:rsid w:val="005F2ED0"/>
    <w:rsid w:val="006025BE"/>
    <w:rsid w:val="00606E90"/>
    <w:rsid w:val="006300D5"/>
    <w:rsid w:val="00633D84"/>
    <w:rsid w:val="006433EF"/>
    <w:rsid w:val="00643CFD"/>
    <w:rsid w:val="006470AD"/>
    <w:rsid w:val="00663767"/>
    <w:rsid w:val="00665010"/>
    <w:rsid w:val="00672984"/>
    <w:rsid w:val="00675D60"/>
    <w:rsid w:val="00676520"/>
    <w:rsid w:val="00681E44"/>
    <w:rsid w:val="00691CF8"/>
    <w:rsid w:val="006930D4"/>
    <w:rsid w:val="00695169"/>
    <w:rsid w:val="006A0F58"/>
    <w:rsid w:val="006A2199"/>
    <w:rsid w:val="006A3C49"/>
    <w:rsid w:val="006A7873"/>
    <w:rsid w:val="006C14FD"/>
    <w:rsid w:val="006C1D37"/>
    <w:rsid w:val="006C385B"/>
    <w:rsid w:val="006C48E7"/>
    <w:rsid w:val="006C6A70"/>
    <w:rsid w:val="006D78F0"/>
    <w:rsid w:val="006E0D55"/>
    <w:rsid w:val="006E2E79"/>
    <w:rsid w:val="006F6B7A"/>
    <w:rsid w:val="00704A1D"/>
    <w:rsid w:val="007102F4"/>
    <w:rsid w:val="00712804"/>
    <w:rsid w:val="00720243"/>
    <w:rsid w:val="00723209"/>
    <w:rsid w:val="00726C54"/>
    <w:rsid w:val="0073072B"/>
    <w:rsid w:val="00732B67"/>
    <w:rsid w:val="0073523E"/>
    <w:rsid w:val="00746729"/>
    <w:rsid w:val="007514FC"/>
    <w:rsid w:val="0075271C"/>
    <w:rsid w:val="00754764"/>
    <w:rsid w:val="007639F2"/>
    <w:rsid w:val="00777512"/>
    <w:rsid w:val="00781A96"/>
    <w:rsid w:val="00781FC7"/>
    <w:rsid w:val="007859F1"/>
    <w:rsid w:val="00785D42"/>
    <w:rsid w:val="00786132"/>
    <w:rsid w:val="007921C3"/>
    <w:rsid w:val="00794EA6"/>
    <w:rsid w:val="007D2BBA"/>
    <w:rsid w:val="007D7F2D"/>
    <w:rsid w:val="007E3A1F"/>
    <w:rsid w:val="007F2944"/>
    <w:rsid w:val="007F5018"/>
    <w:rsid w:val="00807B59"/>
    <w:rsid w:val="00815C43"/>
    <w:rsid w:val="0082123D"/>
    <w:rsid w:val="008368B4"/>
    <w:rsid w:val="008445BC"/>
    <w:rsid w:val="00844AD7"/>
    <w:rsid w:val="008450EE"/>
    <w:rsid w:val="00845A44"/>
    <w:rsid w:val="00846D47"/>
    <w:rsid w:val="00847E3C"/>
    <w:rsid w:val="00855094"/>
    <w:rsid w:val="0085679F"/>
    <w:rsid w:val="00866619"/>
    <w:rsid w:val="00873896"/>
    <w:rsid w:val="00876486"/>
    <w:rsid w:val="00877942"/>
    <w:rsid w:val="008857AA"/>
    <w:rsid w:val="00894152"/>
    <w:rsid w:val="00895442"/>
    <w:rsid w:val="008A47E0"/>
    <w:rsid w:val="008A52E9"/>
    <w:rsid w:val="008A7CC1"/>
    <w:rsid w:val="008B0249"/>
    <w:rsid w:val="008C00A2"/>
    <w:rsid w:val="008C15A5"/>
    <w:rsid w:val="008D2829"/>
    <w:rsid w:val="008D6E03"/>
    <w:rsid w:val="008E5D67"/>
    <w:rsid w:val="008E797B"/>
    <w:rsid w:val="009010BE"/>
    <w:rsid w:val="009046EB"/>
    <w:rsid w:val="00904D8F"/>
    <w:rsid w:val="0090772B"/>
    <w:rsid w:val="00911219"/>
    <w:rsid w:val="00912D91"/>
    <w:rsid w:val="00913D12"/>
    <w:rsid w:val="00916788"/>
    <w:rsid w:val="00945D05"/>
    <w:rsid w:val="00950474"/>
    <w:rsid w:val="00951543"/>
    <w:rsid w:val="00951944"/>
    <w:rsid w:val="00957541"/>
    <w:rsid w:val="00960825"/>
    <w:rsid w:val="00970866"/>
    <w:rsid w:val="00981CD3"/>
    <w:rsid w:val="00982B32"/>
    <w:rsid w:val="009831C2"/>
    <w:rsid w:val="00987823"/>
    <w:rsid w:val="0099064F"/>
    <w:rsid w:val="0099206A"/>
    <w:rsid w:val="009A52DA"/>
    <w:rsid w:val="009A71BA"/>
    <w:rsid w:val="009B2A24"/>
    <w:rsid w:val="009B46E3"/>
    <w:rsid w:val="009C2976"/>
    <w:rsid w:val="009D6AB3"/>
    <w:rsid w:val="009D7403"/>
    <w:rsid w:val="009E0A45"/>
    <w:rsid w:val="009E5C10"/>
    <w:rsid w:val="009F6E7D"/>
    <w:rsid w:val="00A01C91"/>
    <w:rsid w:val="00A07074"/>
    <w:rsid w:val="00A1718C"/>
    <w:rsid w:val="00A20210"/>
    <w:rsid w:val="00A21F6C"/>
    <w:rsid w:val="00A24B8D"/>
    <w:rsid w:val="00A40A42"/>
    <w:rsid w:val="00A42348"/>
    <w:rsid w:val="00A54062"/>
    <w:rsid w:val="00A679B6"/>
    <w:rsid w:val="00A73D57"/>
    <w:rsid w:val="00A77EF6"/>
    <w:rsid w:val="00A86220"/>
    <w:rsid w:val="00AA0880"/>
    <w:rsid w:val="00AB0AB4"/>
    <w:rsid w:val="00AB1C95"/>
    <w:rsid w:val="00AB2149"/>
    <w:rsid w:val="00AB5D94"/>
    <w:rsid w:val="00AC2619"/>
    <w:rsid w:val="00AC601C"/>
    <w:rsid w:val="00AD2284"/>
    <w:rsid w:val="00AD6D2B"/>
    <w:rsid w:val="00AE2BB2"/>
    <w:rsid w:val="00AF1936"/>
    <w:rsid w:val="00AF3F1C"/>
    <w:rsid w:val="00B030E6"/>
    <w:rsid w:val="00B057A7"/>
    <w:rsid w:val="00B07BE0"/>
    <w:rsid w:val="00B12F61"/>
    <w:rsid w:val="00B12FC7"/>
    <w:rsid w:val="00B14523"/>
    <w:rsid w:val="00B15DC4"/>
    <w:rsid w:val="00B21838"/>
    <w:rsid w:val="00B22FDA"/>
    <w:rsid w:val="00B43C6B"/>
    <w:rsid w:val="00B46A9E"/>
    <w:rsid w:val="00B47956"/>
    <w:rsid w:val="00B61F4E"/>
    <w:rsid w:val="00B63922"/>
    <w:rsid w:val="00B65FC7"/>
    <w:rsid w:val="00B73863"/>
    <w:rsid w:val="00B77ADD"/>
    <w:rsid w:val="00B83DFD"/>
    <w:rsid w:val="00B852EB"/>
    <w:rsid w:val="00B85AC6"/>
    <w:rsid w:val="00B97D92"/>
    <w:rsid w:val="00BA46D2"/>
    <w:rsid w:val="00BA4EDA"/>
    <w:rsid w:val="00BA5DBA"/>
    <w:rsid w:val="00BC172E"/>
    <w:rsid w:val="00BC7E59"/>
    <w:rsid w:val="00BD2EEF"/>
    <w:rsid w:val="00BF42B5"/>
    <w:rsid w:val="00C20A47"/>
    <w:rsid w:val="00C2665E"/>
    <w:rsid w:val="00C342FE"/>
    <w:rsid w:val="00C37E2F"/>
    <w:rsid w:val="00C40D50"/>
    <w:rsid w:val="00C44D96"/>
    <w:rsid w:val="00C53208"/>
    <w:rsid w:val="00C6118E"/>
    <w:rsid w:val="00C61434"/>
    <w:rsid w:val="00C716DF"/>
    <w:rsid w:val="00C72904"/>
    <w:rsid w:val="00C80A61"/>
    <w:rsid w:val="00C83170"/>
    <w:rsid w:val="00C84203"/>
    <w:rsid w:val="00C864BD"/>
    <w:rsid w:val="00C8683B"/>
    <w:rsid w:val="00C8780F"/>
    <w:rsid w:val="00C976A0"/>
    <w:rsid w:val="00CA745A"/>
    <w:rsid w:val="00CB2C31"/>
    <w:rsid w:val="00CB533B"/>
    <w:rsid w:val="00CC12EA"/>
    <w:rsid w:val="00CC155C"/>
    <w:rsid w:val="00CD0B29"/>
    <w:rsid w:val="00CE116E"/>
    <w:rsid w:val="00CE1341"/>
    <w:rsid w:val="00CF39CD"/>
    <w:rsid w:val="00CF3B01"/>
    <w:rsid w:val="00CF3CE5"/>
    <w:rsid w:val="00CF51E4"/>
    <w:rsid w:val="00D05FA7"/>
    <w:rsid w:val="00D07165"/>
    <w:rsid w:val="00D1415D"/>
    <w:rsid w:val="00D14ECC"/>
    <w:rsid w:val="00D16A0F"/>
    <w:rsid w:val="00D22D51"/>
    <w:rsid w:val="00D25D70"/>
    <w:rsid w:val="00D344C0"/>
    <w:rsid w:val="00D40570"/>
    <w:rsid w:val="00D45B11"/>
    <w:rsid w:val="00D537DC"/>
    <w:rsid w:val="00D637A8"/>
    <w:rsid w:val="00D67932"/>
    <w:rsid w:val="00D8438C"/>
    <w:rsid w:val="00D8537F"/>
    <w:rsid w:val="00D87671"/>
    <w:rsid w:val="00D90426"/>
    <w:rsid w:val="00D915D7"/>
    <w:rsid w:val="00D93B56"/>
    <w:rsid w:val="00DA03A9"/>
    <w:rsid w:val="00DA65C7"/>
    <w:rsid w:val="00DB39AE"/>
    <w:rsid w:val="00DB6EF5"/>
    <w:rsid w:val="00DB7CD1"/>
    <w:rsid w:val="00DC060B"/>
    <w:rsid w:val="00DC0E21"/>
    <w:rsid w:val="00DD02CB"/>
    <w:rsid w:val="00DD0B31"/>
    <w:rsid w:val="00DE3BDB"/>
    <w:rsid w:val="00DE725D"/>
    <w:rsid w:val="00E0000E"/>
    <w:rsid w:val="00E01693"/>
    <w:rsid w:val="00E03D15"/>
    <w:rsid w:val="00E06636"/>
    <w:rsid w:val="00E127FC"/>
    <w:rsid w:val="00E14153"/>
    <w:rsid w:val="00E1438A"/>
    <w:rsid w:val="00E17A20"/>
    <w:rsid w:val="00E32340"/>
    <w:rsid w:val="00E34D60"/>
    <w:rsid w:val="00E4500F"/>
    <w:rsid w:val="00E60DC0"/>
    <w:rsid w:val="00E64CF2"/>
    <w:rsid w:val="00E668E9"/>
    <w:rsid w:val="00E74845"/>
    <w:rsid w:val="00E77A97"/>
    <w:rsid w:val="00E83A6E"/>
    <w:rsid w:val="00E860B6"/>
    <w:rsid w:val="00E908E8"/>
    <w:rsid w:val="00E93489"/>
    <w:rsid w:val="00EA1763"/>
    <w:rsid w:val="00EA4BED"/>
    <w:rsid w:val="00EB056D"/>
    <w:rsid w:val="00EB2814"/>
    <w:rsid w:val="00EB5406"/>
    <w:rsid w:val="00EB72EB"/>
    <w:rsid w:val="00EB7AE4"/>
    <w:rsid w:val="00EC3F5B"/>
    <w:rsid w:val="00EC4D15"/>
    <w:rsid w:val="00ED4903"/>
    <w:rsid w:val="00ED6A2B"/>
    <w:rsid w:val="00EE6F8B"/>
    <w:rsid w:val="00F017D6"/>
    <w:rsid w:val="00F041F2"/>
    <w:rsid w:val="00F1431B"/>
    <w:rsid w:val="00F153A3"/>
    <w:rsid w:val="00F16933"/>
    <w:rsid w:val="00F17258"/>
    <w:rsid w:val="00F20673"/>
    <w:rsid w:val="00F33C5C"/>
    <w:rsid w:val="00F43632"/>
    <w:rsid w:val="00F43E9E"/>
    <w:rsid w:val="00F56FD1"/>
    <w:rsid w:val="00F6007C"/>
    <w:rsid w:val="00F610D6"/>
    <w:rsid w:val="00F640F9"/>
    <w:rsid w:val="00F643EE"/>
    <w:rsid w:val="00F84C9D"/>
    <w:rsid w:val="00F91F3C"/>
    <w:rsid w:val="00F92CF4"/>
    <w:rsid w:val="00F967C4"/>
    <w:rsid w:val="00FB1EB0"/>
    <w:rsid w:val="00FB254A"/>
    <w:rsid w:val="00FC1569"/>
    <w:rsid w:val="00FC5173"/>
    <w:rsid w:val="00FD542D"/>
    <w:rsid w:val="00FF11D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99B096"/>
  <w15:chartTrackingRefBased/>
  <w15:docId w15:val="{B755B8BC-E685-5C49-9E75-9D2D1919D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A0F"/>
    <w:pPr>
      <w:spacing w:line="360" w:lineRule="auto"/>
      <w:ind w:left="426"/>
      <w:jc w:val="both"/>
    </w:pPr>
    <w:rPr>
      <w:rFonts w:ascii="Montserrat" w:hAnsi="Montserrat"/>
      <w:sz w:val="20"/>
      <w:szCs w:val="20"/>
    </w:rPr>
  </w:style>
  <w:style w:type="paragraph" w:styleId="Heading1">
    <w:name w:val="heading 1"/>
    <w:basedOn w:val="Normal"/>
    <w:next w:val="Normal"/>
    <w:link w:val="Heading1Char"/>
    <w:uiPriority w:val="9"/>
    <w:qFormat/>
    <w:rsid w:val="001668EC"/>
    <w:pPr>
      <w:keepNext/>
      <w:keepLines/>
      <w:numPr>
        <w:numId w:val="7"/>
      </w:numPr>
      <w:spacing w:before="240" w:after="60"/>
      <w:outlineLvl w:val="0"/>
    </w:pPr>
    <w:rPr>
      <w:rFonts w:eastAsiaTheme="majorEastAsia" w:cstheme="majorBidi"/>
      <w:b/>
      <w:bCs/>
    </w:rPr>
  </w:style>
  <w:style w:type="paragraph" w:styleId="Heading2">
    <w:name w:val="heading 2"/>
    <w:basedOn w:val="Normal"/>
    <w:next w:val="Normal"/>
    <w:link w:val="Heading2Char"/>
    <w:uiPriority w:val="9"/>
    <w:unhideWhenUsed/>
    <w:qFormat/>
    <w:rsid w:val="00075CC3"/>
    <w:pPr>
      <w:keepNext/>
      <w:keepLines/>
      <w:numPr>
        <w:ilvl w:val="1"/>
        <w:numId w:val="7"/>
      </w:numPr>
      <w:spacing w:before="80"/>
      <w:ind w:left="993" w:hanging="567"/>
      <w:outlineLvl w:val="1"/>
    </w:pPr>
    <w:rPr>
      <w:rFonts w:eastAsiaTheme="majorEastAsia" w:cstheme="majorBidi"/>
    </w:rPr>
  </w:style>
  <w:style w:type="paragraph" w:styleId="Heading3">
    <w:name w:val="heading 3"/>
    <w:basedOn w:val="Normal"/>
    <w:next w:val="Normal"/>
    <w:link w:val="Heading3Char"/>
    <w:uiPriority w:val="9"/>
    <w:unhideWhenUsed/>
    <w:qFormat/>
    <w:rsid w:val="00E74845"/>
    <w:pPr>
      <w:keepNext/>
      <w:keepLines/>
      <w:numPr>
        <w:ilvl w:val="2"/>
        <w:numId w:val="7"/>
      </w:numPr>
      <w:spacing w:before="40"/>
      <w:ind w:left="1843" w:hanging="709"/>
      <w:outlineLvl w:val="2"/>
    </w:pPr>
    <w:rPr>
      <w:rFonts w:eastAsiaTheme="majorEastAsia" w:cstheme="majorBidi"/>
    </w:rPr>
  </w:style>
  <w:style w:type="paragraph" w:styleId="Heading4">
    <w:name w:val="heading 4"/>
    <w:basedOn w:val="Normal"/>
    <w:next w:val="Normal"/>
    <w:link w:val="Heading4Char"/>
    <w:uiPriority w:val="9"/>
    <w:unhideWhenUsed/>
    <w:qFormat/>
    <w:rsid w:val="006433EF"/>
    <w:pPr>
      <w:keepNext/>
      <w:keepLines/>
      <w:numPr>
        <w:ilvl w:val="3"/>
        <w:numId w:val="7"/>
      </w:numPr>
      <w:spacing w:before="40"/>
      <w:outlineLvl w:val="3"/>
    </w:pPr>
    <w:rPr>
      <w:rFonts w:eastAsiaTheme="majorEastAsia" w:cstheme="majorBidi"/>
    </w:rPr>
  </w:style>
  <w:style w:type="paragraph" w:styleId="Heading5">
    <w:name w:val="heading 5"/>
    <w:basedOn w:val="Normal"/>
    <w:next w:val="Normal"/>
    <w:link w:val="Heading5Char"/>
    <w:uiPriority w:val="9"/>
    <w:semiHidden/>
    <w:unhideWhenUsed/>
    <w:qFormat/>
    <w:rsid w:val="003C26D0"/>
    <w:pPr>
      <w:keepNext/>
      <w:keepLines/>
      <w:numPr>
        <w:ilvl w:val="4"/>
        <w:numId w:val="7"/>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C26D0"/>
    <w:pPr>
      <w:keepNext/>
      <w:keepLines/>
      <w:numPr>
        <w:ilvl w:val="5"/>
        <w:numId w:val="7"/>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C26D0"/>
    <w:pPr>
      <w:keepNext/>
      <w:keepLines/>
      <w:numPr>
        <w:ilvl w:val="6"/>
        <w:numId w:val="7"/>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C26D0"/>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C26D0"/>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6486D"/>
    <w:pPr>
      <w:tabs>
        <w:tab w:val="center" w:pos="4680"/>
        <w:tab w:val="right" w:pos="9360"/>
      </w:tabs>
    </w:pPr>
  </w:style>
  <w:style w:type="character" w:customStyle="1" w:styleId="HeaderChar">
    <w:name w:val="Header Char"/>
    <w:basedOn w:val="DefaultParagraphFont"/>
    <w:link w:val="Header"/>
    <w:rsid w:val="0006486D"/>
  </w:style>
  <w:style w:type="paragraph" w:styleId="Footer">
    <w:name w:val="footer"/>
    <w:basedOn w:val="Normal"/>
    <w:link w:val="FooterChar"/>
    <w:uiPriority w:val="99"/>
    <w:unhideWhenUsed/>
    <w:rsid w:val="0006486D"/>
    <w:pPr>
      <w:tabs>
        <w:tab w:val="center" w:pos="4680"/>
        <w:tab w:val="right" w:pos="9360"/>
      </w:tabs>
    </w:pPr>
  </w:style>
  <w:style w:type="character" w:customStyle="1" w:styleId="FooterChar">
    <w:name w:val="Footer Char"/>
    <w:basedOn w:val="DefaultParagraphFont"/>
    <w:link w:val="Footer"/>
    <w:uiPriority w:val="99"/>
    <w:rsid w:val="0006486D"/>
  </w:style>
  <w:style w:type="character" w:styleId="PageNumber">
    <w:name w:val="page number"/>
    <w:basedOn w:val="DefaultParagraphFont"/>
    <w:unhideWhenUsed/>
    <w:rsid w:val="006025BE"/>
  </w:style>
  <w:style w:type="character" w:customStyle="1" w:styleId="Heading1Char">
    <w:name w:val="Heading 1 Char"/>
    <w:basedOn w:val="DefaultParagraphFont"/>
    <w:link w:val="Heading1"/>
    <w:uiPriority w:val="9"/>
    <w:rsid w:val="001668EC"/>
    <w:rPr>
      <w:rFonts w:ascii="Raleway" w:eastAsiaTheme="majorEastAsia" w:hAnsi="Raleway" w:cstheme="majorBidi"/>
      <w:b/>
      <w:bCs/>
      <w:sz w:val="20"/>
      <w:szCs w:val="20"/>
    </w:rPr>
  </w:style>
  <w:style w:type="character" w:customStyle="1" w:styleId="Heading2Char">
    <w:name w:val="Heading 2 Char"/>
    <w:basedOn w:val="DefaultParagraphFont"/>
    <w:link w:val="Heading2"/>
    <w:uiPriority w:val="9"/>
    <w:rsid w:val="00075CC3"/>
    <w:rPr>
      <w:rFonts w:ascii="Raleway" w:eastAsiaTheme="majorEastAsia" w:hAnsi="Raleway" w:cstheme="majorBidi"/>
      <w:sz w:val="20"/>
      <w:szCs w:val="20"/>
    </w:rPr>
  </w:style>
  <w:style w:type="character" w:customStyle="1" w:styleId="Heading3Char">
    <w:name w:val="Heading 3 Char"/>
    <w:basedOn w:val="DefaultParagraphFont"/>
    <w:link w:val="Heading3"/>
    <w:uiPriority w:val="9"/>
    <w:rsid w:val="00E74845"/>
    <w:rPr>
      <w:rFonts w:ascii="Raleway" w:eastAsiaTheme="majorEastAsia" w:hAnsi="Raleway" w:cstheme="majorBidi"/>
      <w:sz w:val="20"/>
      <w:szCs w:val="20"/>
    </w:rPr>
  </w:style>
  <w:style w:type="character" w:customStyle="1" w:styleId="Heading4Char">
    <w:name w:val="Heading 4 Char"/>
    <w:basedOn w:val="DefaultParagraphFont"/>
    <w:link w:val="Heading4"/>
    <w:uiPriority w:val="9"/>
    <w:rsid w:val="006433EF"/>
    <w:rPr>
      <w:rFonts w:ascii="Raleway" w:eastAsiaTheme="majorEastAsia" w:hAnsi="Raleway" w:cstheme="majorBidi"/>
      <w:sz w:val="20"/>
      <w:szCs w:val="20"/>
    </w:rPr>
  </w:style>
  <w:style w:type="character" w:customStyle="1" w:styleId="Heading5Char">
    <w:name w:val="Heading 5 Char"/>
    <w:basedOn w:val="DefaultParagraphFont"/>
    <w:link w:val="Heading5"/>
    <w:uiPriority w:val="9"/>
    <w:semiHidden/>
    <w:rsid w:val="003C26D0"/>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C26D0"/>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C26D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C26D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C26D0"/>
    <w:rPr>
      <w:rFonts w:asciiTheme="majorHAnsi" w:eastAsiaTheme="majorEastAsia" w:hAnsiTheme="majorHAnsi" w:cstheme="majorBidi"/>
      <w:i/>
      <w:iCs/>
      <w:color w:val="272727" w:themeColor="text1" w:themeTint="D8"/>
      <w:sz w:val="21"/>
      <w:szCs w:val="21"/>
    </w:rPr>
  </w:style>
  <w:style w:type="paragraph" w:customStyle="1" w:styleId="HeadingNoNumber">
    <w:name w:val="Heading No Number"/>
    <w:basedOn w:val="Heading1"/>
    <w:qFormat/>
    <w:rsid w:val="00E1438A"/>
    <w:pPr>
      <w:numPr>
        <w:numId w:val="0"/>
      </w:numPr>
      <w:jc w:val="center"/>
    </w:pPr>
  </w:style>
  <w:style w:type="paragraph" w:styleId="TOCHeading">
    <w:name w:val="TOC Heading"/>
    <w:basedOn w:val="Heading1"/>
    <w:next w:val="Normal"/>
    <w:uiPriority w:val="39"/>
    <w:unhideWhenUsed/>
    <w:qFormat/>
    <w:rsid w:val="002E3356"/>
    <w:pPr>
      <w:numPr>
        <w:numId w:val="0"/>
      </w:numPr>
      <w:spacing w:before="480" w:line="276" w:lineRule="auto"/>
      <w:outlineLvl w:val="9"/>
    </w:pPr>
    <w:rPr>
      <w:b w:val="0"/>
      <w:bCs w:val="0"/>
      <w:kern w:val="0"/>
      <w:sz w:val="28"/>
      <w:szCs w:val="28"/>
      <w:lang w:val="en-US"/>
      <w14:ligatures w14:val="none"/>
    </w:rPr>
  </w:style>
  <w:style w:type="paragraph" w:styleId="TOC1">
    <w:name w:val="toc 1"/>
    <w:next w:val="Normal"/>
    <w:autoRedefine/>
    <w:uiPriority w:val="39"/>
    <w:unhideWhenUsed/>
    <w:rsid w:val="00AB1C95"/>
    <w:pPr>
      <w:tabs>
        <w:tab w:val="left" w:pos="600"/>
        <w:tab w:val="right" w:leader="dot" w:pos="9010"/>
      </w:tabs>
      <w:spacing w:before="120" w:line="276" w:lineRule="auto"/>
    </w:pPr>
    <w:rPr>
      <w:rFonts w:ascii="Raleway" w:eastAsiaTheme="minorEastAsia" w:hAnsi="Raleway"/>
      <w:noProof/>
      <w:sz w:val="22"/>
      <w:szCs w:val="22"/>
    </w:rPr>
  </w:style>
  <w:style w:type="character" w:styleId="Hyperlink">
    <w:name w:val="Hyperlink"/>
    <w:basedOn w:val="DefaultParagraphFont"/>
    <w:uiPriority w:val="99"/>
    <w:unhideWhenUsed/>
    <w:rsid w:val="002E3356"/>
    <w:rPr>
      <w:color w:val="0563C1" w:themeColor="hyperlink"/>
      <w:u w:val="single"/>
    </w:rPr>
  </w:style>
  <w:style w:type="paragraph" w:styleId="TOC2">
    <w:name w:val="toc 2"/>
    <w:basedOn w:val="Normal"/>
    <w:next w:val="Normal"/>
    <w:autoRedefine/>
    <w:uiPriority w:val="39"/>
    <w:unhideWhenUsed/>
    <w:rsid w:val="00AB1C95"/>
    <w:pPr>
      <w:tabs>
        <w:tab w:val="left" w:pos="1134"/>
        <w:tab w:val="right" w:leader="dot" w:pos="9010"/>
      </w:tabs>
      <w:spacing w:before="120" w:after="60" w:line="276" w:lineRule="auto"/>
      <w:ind w:left="567"/>
    </w:pPr>
    <w:rPr>
      <w:rFonts w:cstheme="minorHAnsi"/>
      <w:noProof/>
      <w:sz w:val="22"/>
      <w:szCs w:val="22"/>
    </w:rPr>
  </w:style>
  <w:style w:type="paragraph" w:styleId="TOC3">
    <w:name w:val="toc 3"/>
    <w:basedOn w:val="Normal"/>
    <w:next w:val="TOC2"/>
    <w:autoRedefine/>
    <w:uiPriority w:val="39"/>
    <w:unhideWhenUsed/>
    <w:rsid w:val="00270E93"/>
    <w:pPr>
      <w:tabs>
        <w:tab w:val="left" w:pos="1843"/>
        <w:tab w:val="right" w:leader="dot" w:pos="9010"/>
      </w:tabs>
      <w:ind w:left="1134"/>
    </w:pPr>
    <w:rPr>
      <w:rFonts w:cstheme="minorHAnsi"/>
      <w:noProof/>
      <w:sz w:val="22"/>
      <w:szCs w:val="22"/>
    </w:rPr>
  </w:style>
  <w:style w:type="paragraph" w:styleId="TOC4">
    <w:name w:val="toc 4"/>
    <w:basedOn w:val="Normal"/>
    <w:next w:val="Normal"/>
    <w:autoRedefine/>
    <w:uiPriority w:val="39"/>
    <w:unhideWhenUsed/>
    <w:rsid w:val="002E3356"/>
    <w:pPr>
      <w:ind w:left="600"/>
    </w:pPr>
    <w:rPr>
      <w:rFonts w:asciiTheme="minorHAnsi" w:hAnsiTheme="minorHAnsi" w:cstheme="minorHAnsi"/>
    </w:rPr>
  </w:style>
  <w:style w:type="paragraph" w:styleId="TOC5">
    <w:name w:val="toc 5"/>
    <w:basedOn w:val="Normal"/>
    <w:next w:val="Normal"/>
    <w:autoRedefine/>
    <w:uiPriority w:val="39"/>
    <w:unhideWhenUsed/>
    <w:rsid w:val="002E3356"/>
    <w:pPr>
      <w:ind w:left="800"/>
    </w:pPr>
    <w:rPr>
      <w:rFonts w:asciiTheme="minorHAnsi" w:hAnsiTheme="minorHAnsi" w:cstheme="minorHAnsi"/>
    </w:rPr>
  </w:style>
  <w:style w:type="paragraph" w:styleId="TOC6">
    <w:name w:val="toc 6"/>
    <w:basedOn w:val="Normal"/>
    <w:next w:val="Normal"/>
    <w:autoRedefine/>
    <w:uiPriority w:val="39"/>
    <w:unhideWhenUsed/>
    <w:rsid w:val="002E3356"/>
    <w:pPr>
      <w:ind w:left="1000"/>
    </w:pPr>
    <w:rPr>
      <w:rFonts w:asciiTheme="minorHAnsi" w:hAnsiTheme="minorHAnsi" w:cstheme="minorHAnsi"/>
    </w:rPr>
  </w:style>
  <w:style w:type="paragraph" w:styleId="TOC7">
    <w:name w:val="toc 7"/>
    <w:basedOn w:val="Normal"/>
    <w:next w:val="Normal"/>
    <w:autoRedefine/>
    <w:uiPriority w:val="39"/>
    <w:unhideWhenUsed/>
    <w:rsid w:val="002E3356"/>
    <w:pPr>
      <w:ind w:left="1200"/>
    </w:pPr>
    <w:rPr>
      <w:rFonts w:asciiTheme="minorHAnsi" w:hAnsiTheme="minorHAnsi" w:cstheme="minorHAnsi"/>
    </w:rPr>
  </w:style>
  <w:style w:type="paragraph" w:styleId="TOC8">
    <w:name w:val="toc 8"/>
    <w:basedOn w:val="Normal"/>
    <w:next w:val="Normal"/>
    <w:autoRedefine/>
    <w:uiPriority w:val="39"/>
    <w:unhideWhenUsed/>
    <w:rsid w:val="002E3356"/>
    <w:pPr>
      <w:ind w:left="1400"/>
    </w:pPr>
    <w:rPr>
      <w:rFonts w:asciiTheme="minorHAnsi" w:hAnsiTheme="minorHAnsi" w:cstheme="minorHAnsi"/>
    </w:rPr>
  </w:style>
  <w:style w:type="paragraph" w:styleId="TOC9">
    <w:name w:val="toc 9"/>
    <w:basedOn w:val="Normal"/>
    <w:next w:val="Normal"/>
    <w:autoRedefine/>
    <w:uiPriority w:val="39"/>
    <w:unhideWhenUsed/>
    <w:rsid w:val="002E3356"/>
    <w:pPr>
      <w:ind w:left="1600"/>
    </w:pPr>
    <w:rPr>
      <w:rFonts w:asciiTheme="minorHAnsi" w:hAnsiTheme="minorHAnsi" w:cstheme="minorHAnsi"/>
    </w:rPr>
  </w:style>
  <w:style w:type="paragraph" w:customStyle="1" w:styleId="HeadingNotHeading">
    <w:name w:val="Heading Not Heading"/>
    <w:qFormat/>
    <w:rsid w:val="0059098B"/>
    <w:pPr>
      <w:jc w:val="center"/>
    </w:pPr>
    <w:rPr>
      <w:rFonts w:ascii="Raleway" w:hAnsi="Raleway"/>
      <w:b/>
      <w:bCs/>
      <w:sz w:val="40"/>
      <w:szCs w:val="40"/>
    </w:rPr>
  </w:style>
  <w:style w:type="paragraph" w:customStyle="1" w:styleId="TableHeader">
    <w:name w:val="Table Header"/>
    <w:qFormat/>
    <w:rsid w:val="00855094"/>
    <w:pPr>
      <w:snapToGrid w:val="0"/>
      <w:spacing w:before="40" w:after="40"/>
      <w:jc w:val="center"/>
    </w:pPr>
    <w:rPr>
      <w:rFonts w:ascii="Raleway" w:hAnsi="Raleway"/>
      <w:b/>
      <w:noProof/>
      <w:sz w:val="22"/>
      <w:szCs w:val="22"/>
      <w:lang w:val="en-US"/>
    </w:rPr>
  </w:style>
  <w:style w:type="paragraph" w:customStyle="1" w:styleId="Header-TableHeader">
    <w:name w:val="Header-TableHeader"/>
    <w:basedOn w:val="Header"/>
    <w:qFormat/>
    <w:rsid w:val="009046EB"/>
    <w:pPr>
      <w:jc w:val="center"/>
    </w:pPr>
    <w:rPr>
      <w:b/>
      <w:bCs/>
    </w:rPr>
  </w:style>
  <w:style w:type="paragraph" w:customStyle="1" w:styleId="Header-TableInfo">
    <w:name w:val="Header-TableInfo"/>
    <w:qFormat/>
    <w:rsid w:val="00D22D51"/>
    <w:pPr>
      <w:spacing w:line="276" w:lineRule="auto"/>
    </w:pPr>
    <w:rPr>
      <w:rFonts w:ascii="Montserrat" w:hAnsi="Montserrat"/>
      <w:sz w:val="20"/>
      <w:szCs w:val="20"/>
    </w:rPr>
  </w:style>
  <w:style w:type="paragraph" w:customStyle="1" w:styleId="PageNumber-Section">
    <w:name w:val="PageNumber - Section"/>
    <w:basedOn w:val="Footer"/>
    <w:qFormat/>
    <w:rsid w:val="00115D77"/>
    <w:pPr>
      <w:jc w:val="right"/>
    </w:pPr>
  </w:style>
  <w:style w:type="paragraph" w:customStyle="1" w:styleId="TablePengesahan-Kolom1">
    <w:name w:val="TablePengesahan-Kolom1"/>
    <w:basedOn w:val="Normal"/>
    <w:qFormat/>
    <w:rsid w:val="00ED6A2B"/>
    <w:rPr>
      <w:noProof/>
      <w:lang w:val="en-US"/>
    </w:rPr>
  </w:style>
  <w:style w:type="paragraph" w:customStyle="1" w:styleId="TablePengesahan-Info">
    <w:name w:val="TablePengesahan-Info"/>
    <w:qFormat/>
    <w:rsid w:val="00D16A0F"/>
    <w:rPr>
      <w:rFonts w:ascii="Montserrat" w:hAnsi="Montserrat"/>
      <w:noProof/>
      <w:sz w:val="20"/>
      <w:szCs w:val="20"/>
      <w:lang w:val="id-ID"/>
    </w:rPr>
  </w:style>
  <w:style w:type="paragraph" w:styleId="ListParagraph">
    <w:name w:val="List Paragraph"/>
    <w:basedOn w:val="Normal"/>
    <w:uiPriority w:val="34"/>
    <w:qFormat/>
    <w:rsid w:val="00AB0AB4"/>
    <w:pPr>
      <w:ind w:left="720"/>
      <w:contextualSpacing/>
    </w:pPr>
  </w:style>
  <w:style w:type="numbering" w:customStyle="1" w:styleId="CurrentList1">
    <w:name w:val="Current List1"/>
    <w:uiPriority w:val="99"/>
    <w:rsid w:val="001668EC"/>
    <w:pPr>
      <w:numPr>
        <w:numId w:val="8"/>
      </w:numPr>
    </w:pPr>
  </w:style>
  <w:style w:type="paragraph" w:customStyle="1" w:styleId="Point-Normal">
    <w:name w:val="Point - Normal"/>
    <w:basedOn w:val="ListParagraph"/>
    <w:qFormat/>
    <w:rsid w:val="0012306E"/>
    <w:pPr>
      <w:numPr>
        <w:numId w:val="2"/>
      </w:numPr>
    </w:pPr>
  </w:style>
  <w:style w:type="paragraph" w:customStyle="1" w:styleId="DocumentTitle">
    <w:name w:val="Document Title"/>
    <w:qFormat/>
    <w:rsid w:val="008A52E9"/>
    <w:pPr>
      <w:jc w:val="center"/>
    </w:pPr>
    <w:rPr>
      <w:rFonts w:ascii="Raleway" w:hAnsi="Raleway"/>
      <w:b/>
      <w:bCs/>
      <w:sz w:val="44"/>
      <w:szCs w:val="44"/>
    </w:rPr>
  </w:style>
  <w:style w:type="paragraph" w:customStyle="1" w:styleId="Point-Heading2">
    <w:name w:val="Point - Heading 2"/>
    <w:basedOn w:val="Point-Normal"/>
    <w:qFormat/>
    <w:rsid w:val="0012306E"/>
    <w:pPr>
      <w:numPr>
        <w:ilvl w:val="1"/>
      </w:numPr>
    </w:pPr>
  </w:style>
  <w:style w:type="paragraph" w:customStyle="1" w:styleId="Logo">
    <w:name w:val="Logo"/>
    <w:qFormat/>
    <w:rsid w:val="0012306E"/>
    <w:rPr>
      <w:rFonts w:ascii="Raleway" w:hAnsi="Raleway"/>
      <w:noProof/>
      <w:sz w:val="20"/>
      <w:szCs w:val="20"/>
    </w:rPr>
  </w:style>
  <w:style w:type="paragraph" w:customStyle="1" w:styleId="Normal-Heading2">
    <w:name w:val="Normal - Heading 2"/>
    <w:basedOn w:val="Normal"/>
    <w:qFormat/>
    <w:rsid w:val="00074A2D"/>
    <w:pPr>
      <w:ind w:left="993"/>
    </w:pPr>
  </w:style>
  <w:style w:type="paragraph" w:customStyle="1" w:styleId="PointBawahnyapointheading2">
    <w:name w:val="Point Bawah nya point heading 2"/>
    <w:basedOn w:val="Point-Heading2"/>
    <w:qFormat/>
    <w:rsid w:val="00150F7A"/>
    <w:pPr>
      <w:numPr>
        <w:ilvl w:val="2"/>
      </w:numPr>
      <w:spacing w:before="40"/>
      <w:ind w:left="2517" w:hanging="357"/>
    </w:pPr>
  </w:style>
  <w:style w:type="table" w:styleId="TableGrid">
    <w:name w:val="Table Grid"/>
    <w:basedOn w:val="TableNormal"/>
    <w:uiPriority w:val="39"/>
    <w:qFormat/>
    <w:rsid w:val="00C976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Heading3">
    <w:name w:val="Normal - Heading 3"/>
    <w:qFormat/>
    <w:rsid w:val="00AD2284"/>
    <w:pPr>
      <w:spacing w:line="360" w:lineRule="auto"/>
      <w:ind w:left="1843"/>
      <w:jc w:val="both"/>
    </w:pPr>
    <w:rPr>
      <w:rFonts w:ascii="Montserrat" w:hAnsi="Montserrat"/>
      <w:sz w:val="20"/>
      <w:szCs w:val="20"/>
    </w:rPr>
  </w:style>
  <w:style w:type="paragraph" w:customStyle="1" w:styleId="Point-dalamTabel">
    <w:name w:val="Point - dalam Tabel"/>
    <w:basedOn w:val="Point-Normal"/>
    <w:qFormat/>
    <w:rsid w:val="00E74845"/>
    <w:pPr>
      <w:ind w:left="364" w:hanging="284"/>
    </w:pPr>
  </w:style>
  <w:style w:type="paragraph" w:styleId="NoSpacing">
    <w:name w:val="No Spacing"/>
    <w:uiPriority w:val="1"/>
    <w:qFormat/>
    <w:rsid w:val="00CF3CE5"/>
    <w:pPr>
      <w:ind w:left="426"/>
      <w:jc w:val="both"/>
    </w:pPr>
    <w:rPr>
      <w:rFonts w:ascii="Raleway" w:hAnsi="Raleway"/>
      <w:sz w:val="20"/>
      <w:szCs w:val="20"/>
    </w:rPr>
  </w:style>
  <w:style w:type="paragraph" w:customStyle="1" w:styleId="contenttable-center">
    <w:name w:val="content table - center"/>
    <w:basedOn w:val="Normal"/>
    <w:qFormat/>
    <w:rsid w:val="00B14523"/>
    <w:pPr>
      <w:ind w:left="0" w:hanging="16"/>
      <w:contextualSpacing/>
      <w:jc w:val="center"/>
    </w:pPr>
  </w:style>
  <w:style w:type="paragraph" w:styleId="NormalWeb">
    <w:name w:val="Normal (Web)"/>
    <w:basedOn w:val="Normal"/>
    <w:uiPriority w:val="99"/>
    <w:semiHidden/>
    <w:unhideWhenUsed/>
    <w:rsid w:val="00150F7A"/>
    <w:pPr>
      <w:spacing w:before="100" w:beforeAutospacing="1" w:after="100" w:afterAutospacing="1" w:line="240" w:lineRule="auto"/>
      <w:ind w:left="0"/>
      <w:jc w:val="left"/>
    </w:pPr>
    <w:rPr>
      <w:rFonts w:ascii="Times New Roman" w:eastAsia="Times New Roman" w:hAnsi="Times New Roman" w:cs="Times New Roman"/>
      <w:kern w:val="0"/>
      <w:sz w:val="24"/>
      <w:szCs w:val="24"/>
      <w:lang w:eastAsia="en-ID"/>
      <w14:ligatures w14:val="none"/>
    </w:rPr>
  </w:style>
  <w:style w:type="character" w:styleId="UnresolvedMention">
    <w:name w:val="Unresolved Mention"/>
    <w:basedOn w:val="DefaultParagraphFont"/>
    <w:uiPriority w:val="99"/>
    <w:semiHidden/>
    <w:unhideWhenUsed/>
    <w:rsid w:val="000C3440"/>
    <w:rPr>
      <w:color w:val="605E5C"/>
      <w:shd w:val="clear" w:color="auto" w:fill="E1DFDD"/>
    </w:rPr>
  </w:style>
  <w:style w:type="paragraph" w:customStyle="1" w:styleId="TableHeaderSmall">
    <w:name w:val="Table Header Small"/>
    <w:basedOn w:val="TableHeader"/>
    <w:qFormat/>
    <w:rsid w:val="00672984"/>
    <w:rPr>
      <w:rFonts w:ascii="Montserrat" w:hAnsi="Montserrat"/>
      <w:sz w:val="16"/>
    </w:rPr>
  </w:style>
  <w:style w:type="paragraph" w:customStyle="1" w:styleId="ContentTable-Left">
    <w:name w:val="Content Table - Left"/>
    <w:basedOn w:val="contenttable-center"/>
    <w:qFormat/>
    <w:rsid w:val="00E34D60"/>
    <w:pPr>
      <w:spacing w:before="40" w:after="40" w:line="276" w:lineRule="auto"/>
      <w:ind w:firstLine="0"/>
      <w:jc w:val="left"/>
    </w:pPr>
    <w:rPr>
      <w:rFonts w:cs="Arial"/>
      <w:sz w:val="18"/>
      <w:szCs w:val="18"/>
      <w:lang w:val="en-US"/>
    </w:rPr>
  </w:style>
  <w:style w:type="paragraph" w:customStyle="1" w:styleId="PointContentTableLeft">
    <w:name w:val="Point Content Table Left"/>
    <w:basedOn w:val="ContentTable-Left"/>
    <w:qFormat/>
    <w:rsid w:val="00E34D60"/>
    <w:pPr>
      <w:numPr>
        <w:numId w:val="27"/>
      </w:numPr>
      <w:ind w:left="458" w:hanging="284"/>
    </w:pPr>
  </w:style>
  <w:style w:type="paragraph" w:customStyle="1" w:styleId="TablePengesahan-Info-BOLD">
    <w:name w:val="TablePengesahan-Info-BOLD"/>
    <w:basedOn w:val="TablePengesahan-Info"/>
    <w:link w:val="TablePengesahan-Info-BOLDChar"/>
    <w:qFormat/>
    <w:rsid w:val="00E34D60"/>
    <w:pPr>
      <w:spacing w:line="276" w:lineRule="auto"/>
    </w:pPr>
    <w:rPr>
      <w:rFonts w:cs="Arial"/>
      <w:b/>
      <w:bCs/>
      <w:noProof w:val="0"/>
    </w:rPr>
  </w:style>
  <w:style w:type="character" w:customStyle="1" w:styleId="TablePengesahan-Info-BOLDChar">
    <w:name w:val="TablePengesahan-Info-BOLD Char"/>
    <w:basedOn w:val="DefaultParagraphFont"/>
    <w:link w:val="TablePengesahan-Info-BOLD"/>
    <w:qFormat/>
    <w:rsid w:val="00E34D60"/>
    <w:rPr>
      <w:rFonts w:ascii="Montserrat" w:hAnsi="Montserrat" w:cs="Arial"/>
      <w:b/>
      <w:bCs/>
      <w:sz w:val="20"/>
      <w:szCs w:val="20"/>
      <w:lang w:val="id-ID"/>
    </w:rPr>
  </w:style>
  <w:style w:type="paragraph" w:customStyle="1" w:styleId="Normalpointbawahpoint">
    <w:name w:val="Normal point bawah point"/>
    <w:basedOn w:val="PointBawahnyapointheading2"/>
    <w:qFormat/>
    <w:rsid w:val="00C44D96"/>
    <w:pPr>
      <w:numPr>
        <w:ilvl w:val="0"/>
        <w:numId w:val="0"/>
      </w:numPr>
      <w:ind w:left="2517"/>
    </w:pPr>
  </w:style>
  <w:style w:type="paragraph" w:customStyle="1" w:styleId="Pointpointpointpointheading2">
    <w:name w:val="Point point point point heading 2"/>
    <w:basedOn w:val="PointBawahnyapointheading2"/>
    <w:qFormat/>
    <w:rsid w:val="00C44D96"/>
    <w:pPr>
      <w:numPr>
        <w:ilvl w:val="3"/>
      </w:numPr>
    </w:pPr>
  </w:style>
  <w:style w:type="character" w:styleId="CommentReference">
    <w:name w:val="annotation reference"/>
    <w:basedOn w:val="DefaultParagraphFont"/>
    <w:uiPriority w:val="99"/>
    <w:semiHidden/>
    <w:unhideWhenUsed/>
    <w:rsid w:val="001C783A"/>
    <w:rPr>
      <w:sz w:val="16"/>
      <w:szCs w:val="16"/>
    </w:rPr>
  </w:style>
  <w:style w:type="paragraph" w:styleId="CommentText">
    <w:name w:val="annotation text"/>
    <w:basedOn w:val="Normal"/>
    <w:link w:val="CommentTextChar"/>
    <w:uiPriority w:val="99"/>
    <w:unhideWhenUsed/>
    <w:rsid w:val="001C783A"/>
    <w:pPr>
      <w:spacing w:line="240" w:lineRule="auto"/>
    </w:pPr>
  </w:style>
  <w:style w:type="character" w:customStyle="1" w:styleId="CommentTextChar">
    <w:name w:val="Comment Text Char"/>
    <w:basedOn w:val="DefaultParagraphFont"/>
    <w:link w:val="CommentText"/>
    <w:uiPriority w:val="99"/>
    <w:rsid w:val="001C783A"/>
    <w:rPr>
      <w:rFonts w:ascii="Montserrat" w:hAnsi="Montserrat"/>
      <w:sz w:val="20"/>
      <w:szCs w:val="20"/>
    </w:rPr>
  </w:style>
  <w:style w:type="paragraph" w:styleId="CommentSubject">
    <w:name w:val="annotation subject"/>
    <w:basedOn w:val="CommentText"/>
    <w:next w:val="CommentText"/>
    <w:link w:val="CommentSubjectChar"/>
    <w:uiPriority w:val="99"/>
    <w:semiHidden/>
    <w:unhideWhenUsed/>
    <w:rsid w:val="001C783A"/>
    <w:rPr>
      <w:b/>
      <w:bCs/>
    </w:rPr>
  </w:style>
  <w:style w:type="character" w:customStyle="1" w:styleId="CommentSubjectChar">
    <w:name w:val="Comment Subject Char"/>
    <w:basedOn w:val="CommentTextChar"/>
    <w:link w:val="CommentSubject"/>
    <w:uiPriority w:val="99"/>
    <w:semiHidden/>
    <w:rsid w:val="001C783A"/>
    <w:rPr>
      <w:rFonts w:ascii="Montserrat" w:hAnsi="Montserrat"/>
      <w:b/>
      <w:bCs/>
      <w:sz w:val="20"/>
      <w:szCs w:val="20"/>
    </w:rPr>
  </w:style>
  <w:style w:type="paragraph" w:styleId="Revision">
    <w:name w:val="Revision"/>
    <w:hidden/>
    <w:uiPriority w:val="99"/>
    <w:semiHidden/>
    <w:rsid w:val="00AB2149"/>
    <w:rPr>
      <w:rFonts w:ascii="Montserrat" w:hAnsi="Montserrat"/>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footer" Target="footer2.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footer" Target="footer1.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E6F9AA-A2D7-5145-A2D3-FB6947E8C3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43</Pages>
  <Words>8136</Words>
  <Characters>46379</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Endiaz Ludia Arsanto</dc:creator>
  <cp:keywords/>
  <dc:description/>
  <cp:lastModifiedBy>Anthonius Kanaris E</cp:lastModifiedBy>
  <cp:revision>2</cp:revision>
  <dcterms:created xsi:type="dcterms:W3CDTF">2025-12-15T10:35:00Z</dcterms:created>
  <dcterms:modified xsi:type="dcterms:W3CDTF">2025-12-15T10:35:00Z</dcterms:modified>
</cp:coreProperties>
</file>